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14:26:45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one for each</w:delText>
        </w:r>
      </w:del>
      <w:del w:id="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del w:id="5" w:author="PR Preview" w:date="2026-01-01T00:00:00Z">
        <w:r>
          <w:delText xml:space="preserve">, so its block length is</w:delText>
        </w:r>
      </w:del>
      <w:del w:id="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Arora and Barak (2009, chap. 11)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call it the Walsh–Hadamard code.</w:delText>
        </w:r>
      </w:del>
    </w:p>
    <w:p>
      <w:pPr>
        <w:pStyle w:val="FirstParagraph"/>
      </w:pPr>
      <w:ins w:id="12" w:author="PR Preview" w:date="2026-01-01T00:00:00Z">
        <w:r>
          <w:t xml:space="preserve">one for each</w:t>
        </w:r>
      </w:ins>
      <w:ins w:id="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14" w:author="PR Preview" w:date="2026-01-01T00:00:00Z">
        <w:r>
          <w:t xml:space="preserve">, so its block length is</w:t>
        </w:r>
      </w:ins>
      <w:ins w:id="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Also called the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Walsh–Hadamard code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(Arora and Barak 2009, chap. 11)</w:t>
        </w:r>
      </w:ins>
      <w:ins w:id="23" w:author="PR Preview" w:date="2026-01-01T00:00:00Z">
        <w:r>
          <w:t xml:space="preserve">.</w:t>
        </w:r>
      </w:ins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2026-10-15T21:32:01Z</dcterms:created>
  <dcterms:modified xsi:type="dcterms:W3CDTF">2026-10-15T21:32:01Z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