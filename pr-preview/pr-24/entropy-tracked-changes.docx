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2026-10-19 11:40:46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16:55:58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2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Start w:id="21" w:name="rem-surprisal-fisher-information"/>
    <w:p>
      <w:pPr>
        <w:pStyle w:val="BodyText"/>
      </w:pPr>
      <w:ins w:id="3" w:author="PR Preview" w:date="2026-01-01T00:00:00Z">
        <w:r>
          <w:rPr>
            <w:i/>
            <w:iCs/>
          </w:rPr>
          <w:t xml:space="preserve">Remark 3</w:t>
        </w:r>
      </w:ins>
      <w:ins w:id="4" w:author="PR Preview" w:date="2026-01-01T00:00:00Z">
        <w:r>
          <w:t xml:space="preserve"> (Surprisal and the Fisher information). </w:t>
        </w:r>
      </w:ins>
      <w:ins w:id="5" w:author="PR Preview" w:date="2026-01-01T00:00:00Z">
        <w:r>
          <w:t xml:space="preserve">When the probabilities depend on a parameter</w:t>
        </w:r>
      </w:ins>
      <w:ins w:id="6" w:author="PR Preview" w:date="2026-01-01T00:00:00Z">
        <w:r>
          <w:t xml:space="preserve"> </w:t>
        </w:r>
      </w:ins>
      <m:oMath>
        <m:r>
          <m:t>θ</m:t>
        </m:r>
      </m:oMath>
      <w:ins w:id="7" w:author="PR Preview" w:date="2026-01-01T00:00:00Z">
        <w:r>
          <w:t xml:space="preserve">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the</w:t>
        </w:r>
      </w:ins>
      <w:ins w:id="10" w:author="PR Preview" w:date="2026-01-01T00:00:00Z">
        <w:r>
          <w:t xml:space="preserve"> </w:t>
        </w:r>
      </w:ins>
      <w:hyperlink w:anchor="def-surprisal">
        <w:ins w:id="11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of an outcome</w:t>
        </w:r>
      </w:ins>
      <w:ins w:id="14" w:author="PR Preview" w:date="2026-01-01T00:00:00Z">
        <w:r>
          <w:t xml:space="preserve"> </w:t>
        </w:r>
      </w:ins>
      <m:oMath>
        <m:r>
          <m:t>x</m:t>
        </m:r>
      </m:oMath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is</w:t>
        </w:r>
      </w:ins>
      <w:ins w:id="1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18" w:author="PR Preview" w:date="2026-01-01T00:00:00Z">
        <w:r>
          <w:t xml:space="preserve">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which is minus the log-likelihood.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Its derivative with respect to</w:t>
        </w:r>
      </w:ins>
      <w:ins w:id="23" w:author="PR Preview" w:date="2026-01-01T00:00:00Z">
        <w:r>
          <w:t xml:space="preserve"> </w:t>
        </w:r>
      </w:ins>
      <m:oMath>
        <m:r>
          <m:t>θ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is minus the</w:t>
        </w:r>
      </w:ins>
      <w:ins w:id="26" w:author="PR Preview" w:date="2026-01-01T00:00:00Z">
        <w:r>
          <w:t xml:space="preserve"> </w:t>
        </w:r>
      </w:ins>
      <w:hyperlink r:id="rId17">
        <w:ins w:id="27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28" w:author="PR Preview" w:date="2026-01-01T00:00:00Z">
        <w:r>
          <w:t xml:space="preserve">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 expected squared score is the</w:t>
        </w:r>
      </w:ins>
      <w:ins w:id="31" w:author="PR Preview" w:date="2026-01-01T00:00:00Z">
        <w:r>
          <w:t xml:space="preserve"> </w:t>
        </w:r>
      </w:ins>
      <w:hyperlink r:id="rId18">
        <w:ins w:id="32" w:author="PR Preview" w:date="2026-01-01T00:00:00Z">
          <w:r>
            <w:rPr>
              <w:rStyle w:val="Hyperlink"/>
            </w:rPr>
            <w:t xml:space="preserve">expected (Fisher) information</w:t>
          </w:r>
        </w:ins>
      </w:hyperlink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which is also the second derivative, at the true parameter value,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of the</w:t>
        </w:r>
      </w:ins>
      <w:ins w:id="38" w:author="PR Preview" w:date="2026-01-01T00:00:00Z">
        <w:r>
          <w:t xml:space="preserve"> </w:t>
        </w:r>
      </w:ins>
      <w:hyperlink r:id="rId19">
        <w:ins w:id="39" w:author="PR Preview" w:date="2026-01-01T00:00:00Z">
          <w:r>
            <w:rPr>
              <w:rStyle w:val="Hyperlink"/>
            </w:rPr>
            <w:t xml:space="preserve">Kullback–Leibler divergence</w:t>
          </w:r>
        </w:ins>
      </w:hyperlink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between the model at that value and the model at the varying value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(</w:t>
        </w:r>
      </w:ins>
      <w:hyperlink r:id="rId20">
        <w:ins w:id="44" w:author="PR Preview" w:date="2026-01-01T00:00:00Z">
          <w:r>
            <w:rPr>
              <w:rStyle w:val="Hyperlink"/>
            </w:rPr>
            <w:t xml:space="preserve">proved in the sds notes</w:t>
          </w:r>
        </w:ins>
      </w:hyperlink>
      <w:ins w:id="45" w:author="PR Preview" w:date="2026-01-01T00:00:00Z">
        <w:r>
          <w:t xml:space="preserve">).</w:t>
        </w:r>
      </w:ins>
    </w:p>
    <w:bookmarkEnd w:id="21"/>
    <w:bookmarkEnd w:id="22"/>
    <w:bookmarkStart w:id="27" w:name="sec-conditional-entropy"/>
    <w:p>
      <w:pPr>
        <w:pStyle w:val="Heading2"/>
      </w:pPr>
      <w:r>
        <w:t xml:space="preserve">2 Joint and conditional entropy</w:t>
      </w:r>
    </w:p>
    <w:bookmarkStart w:id="23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3"/>
    <w:bookmarkStart w:id="24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4"/>
    <w:bookmarkStart w:id="25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"/>
    <w:bookmarkStart w:id="26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35" w:name="sec-mutual-information"/>
    <w:p>
      <w:pPr>
        <w:pStyle w:val="Heading2"/>
      </w:pPr>
      <w:r>
        <w:t xml:space="preserve">3 Mutual information</w:t>
      </w:r>
    </w:p>
    <w:bookmarkStart w:id="28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8"/>
    <w:bookmarkStart w:id="29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0" w:name="rem-mutual-information-kl"/>
    <w:p>
      <w:pPr>
        <w:pStyle w:val="BodyText"/>
      </w:pPr>
      <w:del w:id="46" w:author="PR Preview" w:date="2026-01-01T00:00:00Z">
        <w:r>
          <w:rPr>
            <w:i/>
            <w:iCs/>
          </w:rPr>
          <w:delText xml:space="preserve">Remark 3</w:delText>
        </w:r>
      </w:del>
      <w:del w:id="47" w:author="PR Preview" w:date="2026-01-01T00:00:00Z">
        <w:r>
          <w:delText xml:space="preserve"> (Mutual information as a divergence). </w:delText>
        </w:r>
      </w:del>
      <w:del w:id="48" w:author="PR Preview" w:date="2026-01-01T00:00:00Z">
        <w:r>
          <w:delText xml:space="preserve">Cover and Thomas (2006, sec. 2.3)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define mutual information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as the</w:delText>
        </w:r>
      </w:del>
      <w:del w:id="53" w:author="PR Preview" w:date="2026-01-01T00:00:00Z">
        <w:r>
          <w:delText xml:space="preserve"> </w:delText>
        </w:r>
      </w:del>
      <w:hyperlink r:id="rId19">
        <w:del w:id="54" w:author="PR Preview" w:date="2026-01-01T00:00:00Z">
          <w:r>
            <w:rPr>
              <w:rStyle w:val="Hyperlink"/>
            </w:rPr>
            <w:delText xml:space="preserve">Kullback–Leibler divergence</w:delText>
          </w:r>
        </w:del>
      </w:hyperlink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of the joint distribution of</w:delText>
        </w:r>
      </w:del>
      <w:del w:id="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from the product of its marginals,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and show that this equals</w:delText>
        </w:r>
      </w:del>
      <w:del w:id="62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(Cover and Thomas 2006, sec. 2.4)</w:delText>
        </w:r>
      </w:del>
      <w:del w:id="65" w:author="PR Preview" w:date="2026-01-01T00:00:00Z">
        <w:r>
          <w:delText xml:space="preserve">.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Since a Kullback–Leibler divergence is never negative,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and is</w:delText>
        </w:r>
      </w:del>
      <w:del w:id="70" w:author="PR Preview" w:date="2026-01-01T00:00:00Z">
        <w:r>
          <w:delText xml:space="preserve"> </w:delText>
        </w:r>
      </w:del>
      <m:oMath>
        <m:r>
          <m:t>0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only when the two distributions are equal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(Cover and Thomas 2006, sec. 2.6)</w:delText>
        </w:r>
      </w:del>
      <w:del w:id="75" w:author="PR Preview" w:date="2026-01-01T00:00:00Z">
        <w:r>
          <w:delText xml:space="preserve">,</w:delText>
        </w:r>
      </w:del>
      <w:del w:id="7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77" w:author="PR Preview" w:date="2026-01-01T00:00:00Z">
        <w:r>
          <w:delText xml:space="preserve">, with equality exactly when</w:delText>
        </w:r>
      </w:del>
      <w:del w:id="78" w:author="PR Preview" w:date="2026-01-01T00:00:00Z">
        <w:r>
          <w:delText xml:space="preserve"> </w:delText>
        </w:r>
      </w:del>
      <m:oMath>
        <m:r>
          <m:t>X</m:t>
        </m:r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and</w:delText>
        </w:r>
      </w:del>
      <w:del w:id="81" w:author="PR Preview" w:date="2026-01-01T00:00:00Z">
        <w:r>
          <w:delText xml:space="preserve"> </w:delText>
        </w:r>
      </w:del>
      <m:oMath>
        <m:r>
          <m:t>Y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are independent.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Learning</w:delText>
        </w:r>
      </w:del>
      <w:del w:id="86" w:author="PR Preview" w:date="2026-01-01T00:00:00Z">
        <w:r>
          <w:delText xml:space="preserve"> </w:delText>
        </w:r>
      </w:del>
      <m:oMath>
        <m:r>
          <m:t>X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never raises the entropy of</w:delText>
        </w:r>
      </w:del>
      <w:del w:id="89" w:author="PR Preview" w:date="2026-01-01T00:00:00Z">
        <w:r>
          <w:delText xml:space="preserve"> </w:delText>
        </w:r>
      </w:del>
      <m:oMath>
        <m:r>
          <m:t>Y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on average.</w:delText>
        </w:r>
      </w:del>
    </w:p>
    <w:p>
      <w:pPr>
        <w:pStyle w:val="BodyText"/>
      </w:pPr>
      <w:ins w:id="92" w:author="PR Preview" w:date="2026-01-01T00:00:00Z">
        <w:r>
          <w:rPr>
            <w:i/>
            <w:iCs/>
          </w:rPr>
          <w:t xml:space="preserve">Remark 4</w:t>
        </w:r>
      </w:ins>
      <w:ins w:id="93" w:author="PR Preview" w:date="2026-01-01T00:00:00Z">
        <w:r>
          <w:t xml:space="preserve"> (Mutual information as a divergence). </w:t>
        </w:r>
      </w:ins>
      <w:ins w:id="94" w:author="PR Preview" w:date="2026-01-01T00:00:00Z">
        <w:r>
          <w:t xml:space="preserve">Cover and Thomas (2006, sec. 2.3)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define mutual information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as the</w:t>
        </w:r>
      </w:ins>
      <w:ins w:id="99" w:author="PR Preview" w:date="2026-01-01T00:00:00Z">
        <w:r>
          <w:t xml:space="preserve"> </w:t>
        </w:r>
      </w:ins>
      <w:hyperlink r:id="rId19">
        <w:ins w:id="100" w:author="PR Preview" w:date="2026-01-01T00:00:00Z">
          <w:r>
            <w:rPr>
              <w:rStyle w:val="Hyperlink"/>
            </w:rPr>
            <w:t xml:space="preserve">Kullback–Leibler divergence</w:t>
          </w:r>
        </w:ins>
      </w:hyperlink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of the joint distribution of</w:t>
        </w:r>
      </w:ins>
      <w:ins w:id="1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from the product of its marginals,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and show that this equals</w:t>
        </w:r>
      </w:ins>
      <w:ins w:id="108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(Cover and Thomas 2006, sec. 2.4)</w:t>
        </w:r>
      </w:ins>
      <w:ins w:id="111" w:author="PR Preview" w:date="2026-01-01T00:00:00Z">
        <w:r>
          <w:t xml:space="preserve">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Since a Kullback–Leibler divergence is never negative,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and is</w:t>
        </w:r>
      </w:ins>
      <w:ins w:id="116" w:author="PR Preview" w:date="2026-01-01T00:00:00Z">
        <w:r>
          <w:t xml:space="preserve"> </w:t>
        </w:r>
      </w:ins>
      <m:oMath>
        <m:r>
          <m:t>0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only when the two distributions are equal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(Cover and Thomas 2006, sec. 2.6)</w:t>
        </w:r>
      </w:ins>
      <w:ins w:id="121" w:author="PR Preview" w:date="2026-01-01T00:00:00Z">
        <w:r>
          <w:t xml:space="preserve">,</w:t>
        </w:r>
      </w:ins>
      <w:ins w:id="12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123" w:author="PR Preview" w:date="2026-01-01T00:00:00Z">
        <w:r>
          <w:t xml:space="preserve">, with equality exactly when</w:t>
        </w:r>
      </w:ins>
      <w:ins w:id="124" w:author="PR Preview" w:date="2026-01-01T00:00:00Z">
        <w:r>
          <w:t xml:space="preserve"> </w:t>
        </w:r>
      </w:ins>
      <m:oMath>
        <m:r>
          <m:t>X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and</w:t>
        </w:r>
      </w:ins>
      <w:ins w:id="127" w:author="PR Preview" w:date="2026-01-01T00:00:00Z">
        <w:r>
          <w:t xml:space="preserve"> </w:t>
        </w:r>
      </w:ins>
      <m:oMath>
        <m:r>
          <m:t>Y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are independent.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Learning</w:t>
        </w:r>
      </w:ins>
      <w:ins w:id="132" w:author="PR Preview" w:date="2026-01-01T00:00:00Z">
        <w:r>
          <w:t xml:space="preserve"> </w:t>
        </w:r>
      </w:ins>
      <m:oMath>
        <m:r>
          <m:t>X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never raises the entropy of</w:t>
        </w:r>
      </w:ins>
      <w:ins w:id="135" w:author="PR Preview" w:date="2026-01-01T00:00:00Z">
        <w:r>
          <w:t xml:space="preserve"> </w:t>
        </w:r>
      </w:ins>
      <m:oMath>
        <m:r>
          <m:t>Y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on average.</w:t>
        </w:r>
      </w:ins>
    </w:p>
    <w:bookmarkEnd w:id="30"/>
    <w:bookmarkStart w:id="31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1"/>
    <w:bookmarkStart w:id="32" w:name="rem-information-gain"/>
    <w:p>
      <w:pPr>
        <w:pStyle w:val="BodyText"/>
      </w:pPr>
      <w:del w:id="138" w:author="PR Preview" w:date="2026-01-01T00:00:00Z">
        <w:r>
          <w:rPr>
            <w:i/>
            <w:iCs/>
          </w:rPr>
          <w:delText xml:space="preserve">Remark 4</w:delText>
        </w:r>
      </w:del>
      <w:del w:id="139" w:author="PR Preview" w:date="2026-01-01T00:00:00Z">
        <w:r>
          <w:delText xml:space="preserve"> (Information gain is mutual information). </w:delText>
        </w:r>
      </w:del>
      <w:del w:id="140" w:author="PR Preview" w:date="2026-01-01T00:00:00Z">
        <w:r>
          <w:delText xml:space="preserve">Draw one point uniformly at random from the node of</w:delText>
        </w:r>
      </w:del>
      <w:del w:id="141" w:author="PR Preview" w:date="2026-01-01T00:00:00Z">
        <w:r>
          <w:delText xml:space="preserve"> </w:delText>
        </w:r>
      </w:del>
      <w:hyperlink w:anchor="def-information-gain">
        <w:del w:id="142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43" w:author="PR Preview" w:date="2026-01-01T00:00:00Z">
        <w:r>
          <w:delText xml:space="preserve">,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and let</w:delText>
        </w:r>
      </w:del>
      <w:del w:id="146" w:author="PR Preview" w:date="2026-01-01T00:00:00Z">
        <w:r>
          <w:delText xml:space="preserve"> </w:delText>
        </w:r>
      </w:del>
      <m:oMath>
        <m:r>
          <m:t>Y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be its class and</w:delText>
        </w:r>
      </w:del>
      <w:del w:id="149" w:author="PR Preview" w:date="2026-01-01T00:00:00Z">
        <w:r>
          <w:delText xml:space="preserve"> </w:delText>
        </w:r>
      </w:del>
      <m:oMath>
        <m:r>
          <m:t>X</m:t>
        </m:r>
      </m:oMath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the branch it falls into.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Then the entropy at the node is</w:delText>
        </w:r>
      </w:del>
      <w:del w:id="154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del w:id="155" w:author="PR Preview" w:date="2026-01-01T00:00:00Z">
        <w:r>
          <w:delText xml:space="preserve">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the weighted entropy left in the branches is</w:delText>
        </w:r>
      </w:del>
      <w:del w:id="158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del w:id="159" w:author="PR Preview" w:date="2026-01-01T00:00:00Z">
        <w:r>
          <w:delText xml:space="preserve">,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and the information gain is the</w:delText>
        </w:r>
      </w:del>
      <w:del w:id="162" w:author="PR Preview" w:date="2026-01-01T00:00:00Z">
        <w:r>
          <w:delText xml:space="preserve"> </w:delText>
        </w:r>
      </w:del>
      <w:hyperlink w:anchor="def-mutual-information">
        <w:del w:id="163" w:author="PR Preview" w:date="2026-01-01T00:00:00Z">
          <w:r>
            <w:rPr>
              <w:rStyle w:val="Hyperlink"/>
            </w:rPr>
            <w:delText xml:space="preserve">mutual information</w:delText>
          </w:r>
        </w:del>
      </w:hyperlink>
      <w:del w:id="16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del w:id="165" w:author="PR Preview" w:date="2026-01-01T00:00:00Z">
        <w:r>
          <w:delText xml:space="preserve">.</w:delText>
        </w:r>
      </w:del>
    </w:p>
    <w:p>
      <w:pPr>
        <w:pStyle w:val="BodyText"/>
      </w:pPr>
      <w:ins w:id="166" w:author="PR Preview" w:date="2026-01-01T00:00:00Z">
        <w:r>
          <w:rPr>
            <w:i/>
            <w:iCs/>
          </w:rPr>
          <w:t xml:space="preserve">Remark 5</w:t>
        </w:r>
      </w:ins>
      <w:ins w:id="167" w:author="PR Preview" w:date="2026-01-01T00:00:00Z">
        <w:r>
          <w:t xml:space="preserve"> (Information gain is mutual information). </w:t>
        </w:r>
      </w:ins>
      <w:ins w:id="168" w:author="PR Preview" w:date="2026-01-01T00:00:00Z">
        <w:r>
          <w:t xml:space="preserve">Draw one point uniformly at random from the node of</w:t>
        </w:r>
      </w:ins>
      <w:ins w:id="169" w:author="PR Preview" w:date="2026-01-01T00:00:00Z">
        <w:r>
          <w:t xml:space="preserve"> </w:t>
        </w:r>
      </w:ins>
      <w:hyperlink w:anchor="def-information-gain">
        <w:ins w:id="170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71" w:author="PR Preview" w:date="2026-01-01T00:00:00Z">
        <w:r>
          <w:t xml:space="preserve">,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and let</w:t>
        </w:r>
      </w:ins>
      <w:ins w:id="174" w:author="PR Preview" w:date="2026-01-01T00:00:00Z">
        <w:r>
          <w:t xml:space="preserve"> </w:t>
        </w:r>
      </w:ins>
      <m:oMath>
        <m:r>
          <m:t>Y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be its class and</w:t>
        </w:r>
      </w:ins>
      <w:ins w:id="177" w:author="PR Preview" w:date="2026-01-01T00:00:00Z">
        <w:r>
          <w:t xml:space="preserve"> </w:t>
        </w:r>
      </w:ins>
      <m:oMath>
        <m:r>
          <m:t>X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the branch it falls into.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Then the entropy at the node is</w:t>
        </w:r>
      </w:ins>
      <w:ins w:id="182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183" w:author="PR Preview" w:date="2026-01-01T00:00:00Z">
        <w:r>
          <w:t xml:space="preserve">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the weighted entropy left in the branches is</w:t>
        </w:r>
      </w:ins>
      <w:ins w:id="18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ins w:id="187" w:author="PR Preview" w:date="2026-01-01T00:00:00Z">
        <w:r>
          <w:t xml:space="preserve">,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and the information gain is the</w:t>
        </w:r>
      </w:ins>
      <w:ins w:id="190" w:author="PR Preview" w:date="2026-01-01T00:00:00Z">
        <w:r>
          <w:t xml:space="preserve"> </w:t>
        </w:r>
      </w:ins>
      <w:hyperlink w:anchor="def-mutual-information">
        <w:ins w:id="191" w:author="PR Preview" w:date="2026-01-01T00:00:00Z">
          <w:r>
            <w:rPr>
              <w:rStyle w:val="Hyperlink"/>
            </w:rPr>
            <w:t xml:space="preserve">mutual information</w:t>
          </w:r>
        </w:ins>
      </w:hyperlink>
      <w:ins w:id="19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ins w:id="193" w:author="PR Preview" w:date="2026-01-01T00:00:00Z">
        <w:r>
          <w:t xml:space="preserve">.</w:t>
        </w:r>
      </w:ins>
    </w:p>
    <w:bookmarkEnd w:id="32"/>
    <w:bookmarkStart w:id="33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del w:id="194" w:author="PR Preview" w:date="2026-01-01T00:00:00Z">
        <w:r>
          <w:delText xml:space="preserve">Draw one point uniformly at random from the node,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let</w:delText>
        </w:r>
      </w:del>
      <w:del w:id="197" w:author="PR Preview" w:date="2026-01-01T00:00:00Z">
        <w:r>
          <w:delText xml:space="preserve"> </w:delText>
        </w:r>
      </w:del>
      <m:oMath>
        <m:r>
          <m:t>Y</m:t>
        </m:r>
      </m:oMath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be its color, and let</w:delText>
        </w:r>
      </w:del>
      <w:del w:id="200" w:author="PR Preview" w:date="2026-01-01T00:00:00Z">
        <w:r>
          <w:delText xml:space="preserve"> </w:delText>
        </w:r>
      </w:del>
      <m:oMath>
        <m:r>
          <m:t>X</m:t>
        </m:r>
      </m:oMath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be the branch it falls into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(</w:delText>
        </w:r>
      </w:del>
      <w:hyperlink w:anchor="rem-information-gain">
        <w:del w:id="205" w:author="PR Preview" w:date="2026-01-01T00:00:00Z">
          <w:r>
            <w:rPr>
              <w:rStyle w:val="Hyperlink"/>
            </w:rPr>
            <w:delText xml:space="preserve">Remark 4</w:delText>
          </w:r>
        </w:del>
      </w:hyperlink>
      <w:del w:id="206" w:author="PR Preview" w:date="2026-01-01T00:00:00Z">
        <w:r>
          <w:delText xml:space="preserve">).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The information gain of each split (</w:delText>
        </w:r>
      </w:del>
      <w:hyperlink w:anchor="def-information-gain">
        <w:del w:id="209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10" w:author="PR Preview" w:date="2026-01-01T00:00:00Z">
        <w:r>
          <w:delText xml:space="preserve">) is then</w:delText>
        </w:r>
      </w:del>
      <w:del w:id="21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del w:id="212" w:author="PR Preview" w:date="2026-01-01T00:00:00Z">
        <w:r>
          <w:delText xml:space="preserve">.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Use base-2 logarithms throughout.</w:delText>
        </w:r>
      </w:del>
    </w:p>
    <w:p>
      <w:pPr>
        <w:pStyle w:val="BodyText"/>
      </w:pPr>
      <w:ins w:id="215" w:author="PR Preview" w:date="2026-01-01T00:00:00Z">
        <w:r>
          <w:t xml:space="preserve">Draw one point uniformly at random from the node,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let</w:t>
        </w:r>
      </w:ins>
      <w:ins w:id="218" w:author="PR Preview" w:date="2026-01-01T00:00:00Z">
        <w:r>
          <w:t xml:space="preserve"> </w:t>
        </w:r>
      </w:ins>
      <m:oMath>
        <m:r>
          <m:t>Y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be its color, and let</w:t>
        </w:r>
      </w:ins>
      <w:ins w:id="221" w:author="PR Preview" w:date="2026-01-01T00:00:00Z">
        <w:r>
          <w:t xml:space="preserve"> </w:t>
        </w:r>
      </w:ins>
      <m:oMath>
        <m:r>
          <m:t>X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be the branch it falls into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(</w:t>
        </w:r>
      </w:ins>
      <w:hyperlink w:anchor="rem-information-gain">
        <w:ins w:id="226" w:author="PR Preview" w:date="2026-01-01T00:00:00Z">
          <w:r>
            <w:rPr>
              <w:rStyle w:val="Hyperlink"/>
            </w:rPr>
            <w:t xml:space="preserve">Remark 5</w:t>
          </w:r>
        </w:ins>
      </w:hyperlink>
      <w:ins w:id="227" w:author="PR Preview" w:date="2026-01-01T00:00:00Z">
        <w:r>
          <w:t xml:space="preserve">).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The information gain of each split (</w:t>
        </w:r>
      </w:ins>
      <w:hyperlink w:anchor="def-information-gain">
        <w:ins w:id="230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31" w:author="PR Preview" w:date="2026-01-01T00:00:00Z">
        <w:r>
          <w:t xml:space="preserve">) is then</w:t>
        </w:r>
      </w:ins>
      <w:ins w:id="23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ins w:id="233" w:author="PR Preview" w:date="2026-01-01T00:00:00Z">
        <w:r>
          <w:t xml:space="preserve">.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Use base-2 logarithms throughout.</w:t>
        </w:r>
      </w:ins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3"/>
    <w:bookmarkStart w:id="34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9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19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8" Type="http://schemas.openxmlformats.org/officeDocument/2006/relationships/hyperlink" Target="https://morrison-lab.github.io/sds/intro-MLEs.html#def-einf" TargetMode="External"/><Relationship Id="rId17" Type="http://schemas.openxmlformats.org/officeDocument/2006/relationships/hyperlink" Target="https://morrison-lab.github.io/sds/intro-MLEs.html#def-score" TargetMode="External"/><Relationship Id="rId20" Type="http://schemas.openxmlformats.org/officeDocument/2006/relationships/hyperlink" Target="https://morrison-lab.github.io/sds/intro-MLEs.html#thm-fisher-kl-curvature" TargetMode="External"/><Relationship Id="rId15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19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8" Type="http://schemas.openxmlformats.org/officeDocument/2006/relationships/hyperlink" Target="https://morrison-lab.github.io/sds/intro-MLEs.html#def-einf" TargetMode="External"/><Relationship Id="rId17" Type="http://schemas.openxmlformats.org/officeDocument/2006/relationships/hyperlink" Target="https://morrison-lab.github.io/sds/intro-MLEs.html#def-score" TargetMode="External"/><Relationship Id="rId20" Type="http://schemas.openxmlformats.org/officeDocument/2006/relationships/hyperlink" Target="https://morrison-lab.github.io/sds/intro-MLEs.html#thm-fisher-kl-curvature" TargetMode="External"/><Relationship Id="rId15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2026-10-23T23:58:40Z</dcterms:created>
  <dcterms:modified xsi:type="dcterms:W3CDTF">2026-10-23T23:58:40Z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16:55:58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