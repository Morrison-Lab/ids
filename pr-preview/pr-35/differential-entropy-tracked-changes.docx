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Differential entropy</w:t>
        </w:r>
      </w:ins>
    </w:p>
    <w:p>
      <w:pPr>
        <w:pStyle w:val="Date"/>
      </w:pPr>
      <w:ins w:id="2" w:author="PR Preview" w:date="2026-01-01T00:00:00Z">
        <w:r>
          <w:t xml:space="preserve">Last modified: 2026-10-30 14:49:10 (PDT)</w:t>
        </w:r>
      </w:ins>
    </w:p>
    <w:p>
      <w:pPr>
        <w:pStyle w:val="FirstParagraph"/>
      </w:pPr>
      <w:ins w:id="3" w:author="PR Preview" w:date="2026-01-01T00:00:00Z">
        <w:r>
          <w:t xml:space="preserve">This page extends the</w:t>
        </w:r>
      </w:ins>
      <w:ins w:id="4" w:author="PR Preview" w:date="2026-01-01T00:00:00Z">
        <w:r>
          <w:t xml:space="preserve"> </w:t>
        </w:r>
      </w:ins>
      <w:hyperlink r:id="rId9">
        <w:ins w:id="5" w:author="PR Preview" w:date="2026-01-01T00:00:00Z">
          <w:r>
            <w:rPr>
              <w:rStyle w:val="Hyperlink"/>
            </w:rPr>
            <w:t xml:space="preserve">surprisal and entropy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of discrete random variables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to</w:t>
        </w:r>
      </w:ins>
      <w:ins w:id="10" w:author="PR Preview" w:date="2026-01-01T00:00:00Z">
        <w:r>
          <w:t xml:space="preserve"> </w:t>
        </w:r>
      </w:ins>
      <w:hyperlink r:id="rId10">
        <w:ins w:id="11" w:author="PR Preview" w:date="2026-01-01T00:00:00Z">
          <w:r>
            <w:rPr>
              <w:rStyle w:val="Hyperlink"/>
            </w:rPr>
            <w:t xml:space="preserve">continuous random variables</w:t>
          </w:r>
        </w:ins>
      </w:hyperlink>
      <w:ins w:id="12" w:author="PR Preview" w:date="2026-01-01T00:00:00Z">
        <w:r>
          <w:t xml:space="preserve">.</w:t>
        </w:r>
      </w:ins>
    </w:p>
    <w:bookmarkStart w:id="20" w:name="sec-differential-entropy"/>
    <w:p>
      <w:pPr>
        <w:pStyle w:val="Heading2"/>
      </w:pPr>
      <w:ins w:id="13" w:author="PR Preview" w:date="2026-01-01T00:00:00Z">
        <w:r>
          <w:t xml:space="preserve">1 Surprisal and entropy of a continuous random variable</w:t>
        </w:r>
      </w:ins>
    </w:p>
    <w:bookmarkStart w:id="13" w:name="def-surprisal-continuous"/>
    <w:p>
      <w:pPr>
        <w:pStyle w:val="FirstParagraph"/>
      </w:pPr>
      <w:ins w:id="14" w:author="PR Preview" w:date="2026-01-01T00:00:00Z">
        <w:r>
          <w:rPr>
            <w:b/>
            <w:bCs/>
          </w:rPr>
          <w:t xml:space="preserve">Definition 1 (Surprisal of a value of a continuous random variable)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b/>
            <w:bCs/>
          </w:rPr>
          <w:t xml:space="preserve">surprisal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of a possible value</w:t>
        </w:r>
      </w:ins>
      <w:ins w:id="21" w:author="PR Preview" w:date="2026-01-01T00:00:00Z">
        <w:r>
          <w:t xml:space="preserve"> </w:t>
        </w:r>
      </w:ins>
      <m:oMath>
        <m:r>
          <m:t>x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of a</w:t>
        </w:r>
      </w:ins>
      <w:ins w:id="24" w:author="PR Preview" w:date="2026-01-01T00:00:00Z">
        <w:r>
          <w:t xml:space="preserve"> </w:t>
        </w:r>
      </w:ins>
      <w:hyperlink r:id="rId10">
        <w:ins w:id="25" w:author="PR Preview" w:date="2026-01-01T00:00:00Z">
          <w:r>
            <w:rPr>
              <w:rStyle w:val="Hyperlink"/>
            </w:rPr>
            <w:t xml:space="preserve">continuous random variable</w:t>
          </w:r>
        </w:ins>
      </w:hyperlink>
      <w:ins w:id="26" w:author="PR Preview" w:date="2026-01-01T00:00:00Z">
        <w:r>
          <w:t xml:space="preserve"> </w:t>
        </w:r>
      </w:ins>
      <m:oMath>
        <m:r>
          <m:t>X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with</w:t>
        </w:r>
      </w:ins>
      <w:ins w:id="29" w:author="PR Preview" w:date="2026-01-01T00:00:00Z">
        <w:r>
          <w:t xml:space="preserve"> </w:t>
        </w:r>
      </w:ins>
      <w:hyperlink r:id="rId11">
        <w:ins w:id="30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31" w:author="PR Preview" w:date="2026-01-01T00:00:00Z">
        <w:r>
          <w:t xml:space="preserve"> </w:t>
        </w:r>
      </w:ins>
      <m:oMath>
        <m:r>
          <m:t>f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</w:t>
        </w:r>
      </w:ins>
      <w:ins w:id="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7" w:author="PR Preview" w:date="2026-01-01T00:00:00Z">
        <w:r>
          <w:t xml:space="preserve">This extends the</w:t>
        </w:r>
      </w:ins>
      <w:ins w:id="38" w:author="PR Preview" w:date="2026-01-01T00:00:00Z">
        <w:r>
          <w:t xml:space="preserve"> </w:t>
        </w:r>
      </w:ins>
      <w:hyperlink r:id="rId12">
        <w:ins w:id="39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of a value of a discrete random variable,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with the density</w:t>
        </w:r>
      </w:ins>
      <w:ins w:id="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in place of the probability</w:t>
        </w:r>
      </w:ins>
      <w:ins w:id="4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48" w:author="PR Preview" w:date="2026-01-01T00:00:00Z">
        <w:r>
          <w:t xml:space="preserve">.</w:t>
        </w:r>
      </w:ins>
    </w:p>
    <w:bookmarkEnd w:id="13"/>
    <w:bookmarkStart w:id="15" w:name="def-differential-entropy"/>
    <w:p>
      <w:pPr>
        <w:pStyle w:val="BodyText"/>
      </w:pPr>
      <w:ins w:id="49" w:author="PR Preview" w:date="2026-01-01T00:00:00Z">
        <w:r>
          <w:rPr>
            <w:b/>
            <w:bCs/>
          </w:rPr>
          <w:t xml:space="preserve">Definition 2 (Differential entropy)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differential entropy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of a</w:t>
        </w:r>
      </w:ins>
      <w:ins w:id="56" w:author="PR Preview" w:date="2026-01-01T00:00:00Z">
        <w:r>
          <w:t xml:space="preserve"> </w:t>
        </w:r>
      </w:ins>
      <w:hyperlink r:id="rId10">
        <w:ins w:id="57" w:author="PR Preview" w:date="2026-01-01T00:00:00Z">
          <w:r>
            <w:rPr>
              <w:rStyle w:val="Hyperlink"/>
            </w:rPr>
            <w:t xml:space="preserve">continuous random variable</w:t>
          </w:r>
        </w:ins>
      </w:hyperlink>
      <w:ins w:id="58" w:author="PR Preview" w:date="2026-01-01T00:00:00Z">
        <w:r>
          <w:t xml:space="preserve"> </w:t>
        </w:r>
      </w:ins>
      <m:oMath>
        <m:r>
          <m:t>X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with</w:t>
        </w:r>
      </w:ins>
      <w:ins w:id="61" w:author="PR Preview" w:date="2026-01-01T00:00:00Z">
        <w:r>
          <w:t xml:space="preserve"> </w:t>
        </w:r>
      </w:ins>
      <w:hyperlink r:id="rId11">
        <w:ins w:id="62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63" w:author="PR Preview" w:date="2026-01-01T00:00:00Z">
        <w:r>
          <w:t xml:space="preserve"> </w:t>
        </w:r>
      </w:ins>
      <m:oMath>
        <m:r>
          <m:t>f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is the</w:t>
        </w:r>
      </w:ins>
      <w:ins w:id="66" w:author="PR Preview" w:date="2026-01-01T00:00:00Z">
        <w:r>
          <w:t xml:space="preserve"> </w:t>
        </w:r>
      </w:ins>
      <w:hyperlink r:id="rId14">
        <w:ins w:id="67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of its</w:t>
        </w:r>
      </w:ins>
      <w:ins w:id="70" w:author="PR Preview" w:date="2026-01-01T00:00:00Z">
        <w:r>
          <w:t xml:space="preserve"> </w:t>
        </w:r>
      </w:ins>
      <w:hyperlink w:anchor="def-surprisal-continuous">
        <w:ins w:id="71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72" w:author="PR Preview" w:date="2026-01-01T00:00:00Z">
        <w:r>
          <w:t xml:space="preserve">, when that expectation exists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(Cover and Thomas 2006, sec. 8.1)</w:t>
        </w:r>
      </w:ins>
      <w:ins w:id="7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: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5"/>
    <w:bookmarkStart w:id="17" w:name="exm-differential-entropy-uniform"/>
    <w:p>
      <w:pPr>
        <w:pStyle w:val="FirstParagraph"/>
      </w:pPr>
      <w:ins w:id="76" w:author="PR Preview" w:date="2026-01-01T00:00:00Z">
        <w:r>
          <w:rPr>
            <w:b/>
            <w:bCs/>
          </w:rPr>
          <w:t xml:space="preserve">Example 1 (Differential entropy of a uniform random variable)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Let</w:t>
        </w:r>
      </w:ins>
      <w:ins w:id="79" w:author="PR Preview" w:date="2026-01-01T00:00:00Z">
        <w:r>
          <w:t xml:space="preserve"> </w:t>
        </w:r>
      </w:ins>
      <m:oMath>
        <m:r>
          <m:t>X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be uniformly distributed on the interval from</w:t>
        </w:r>
      </w:ins>
      <w:ins w:id="82" w:author="PR Preview" w:date="2026-01-01T00:00:00Z">
        <w:r>
          <w:t xml:space="preserve"> </w:t>
        </w:r>
      </w:ins>
      <m:oMath>
        <m:r>
          <m:t>0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to</w:t>
        </w:r>
      </w:ins>
      <w:ins w:id="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so that its</w:t>
        </w:r>
      </w:ins>
      <w:ins w:id="89" w:author="PR Preview" w:date="2026-01-01T00:00:00Z">
        <w:r>
          <w:t xml:space="preserve"> </w:t>
        </w:r>
      </w:ins>
      <w:hyperlink r:id="rId11">
        <w:ins w:id="90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</w:t>
        </w:r>
      </w:ins>
      <w:ins w:id="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a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for</w:t>
        </w:r>
      </w:ins>
      <w:ins w:id="9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</w:t>
        </w:r>
      </w:ins>
      <w:ins w:id="99" w:author="PR Preview" w:date="2026-01-01T00:00:00Z">
        <w:r>
          <w:t xml:space="preserve"> </w:t>
        </w:r>
      </w:ins>
      <m:oMath>
        <m:r>
          <m:t>0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elsewhere.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Every value in the interval has</w:t>
        </w:r>
      </w:ins>
      <w:ins w:id="104" w:author="PR Preview" w:date="2026-01-01T00:00:00Z">
        <w:r>
          <w:t xml:space="preserve"> </w:t>
        </w:r>
      </w:ins>
      <w:hyperlink w:anchor="def-surprisal-continuous">
        <w:ins w:id="105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06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a</m:t>
        </m:r>
      </m:oMath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so the</w:t>
        </w:r>
      </w:ins>
      <w:ins w:id="110" w:author="PR Preview" w:date="2026-01-01T00:00:00Z">
        <w:r>
          <w:t xml:space="preserve"> </w:t>
        </w:r>
      </w:ins>
      <w:hyperlink w:anchor="def-differential-entropy">
        <w:ins w:id="111" w:author="PR Preview" w:date="2026-01-01T00:00:00Z">
          <w:r>
            <w:rPr>
              <w:rStyle w:val="Hyperlink"/>
            </w:rPr>
            <w:t xml:space="preserve">differential entropy</w:t>
          </w:r>
        </w:ins>
      </w:hyperlink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is</w:t>
        </w:r>
      </w:ins>
      <w:ins w:id="11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a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(Cover and Thomas 2006, Example 8.1.1)</w:t>
        </w:r>
      </w:ins>
      <w:ins w:id="11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8" w:author="PR Preview" w:date="2026-01-01T00:00:00Z">
        <w:r>
          <w:t xml:space="preserve">With</w:t>
        </w:r>
      </w:ins>
      <w:ins w:id="1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and base-2 logarithms,</w:t>
        </w:r>
      </w:ins>
      <w:ins w:id="12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23" w:author="PR Preview" w:date="2026-01-01T00:00:00Z">
        <w:r>
          <w:t xml:space="preserve"> </w:t>
        </w:r>
      </w:ins>
      <w:hyperlink r:id="rId16">
        <w:ins w:id="124" w:author="PR Preview" w:date="2026-01-01T00:00:00Z">
          <w:r>
            <w:rPr>
              <w:rStyle w:val="Hyperlink"/>
            </w:rPr>
            <w:t xml:space="preserve">bit</w:t>
          </w:r>
        </w:ins>
      </w:hyperlink>
      <w:ins w:id="125" w:author="PR Preview" w:date="2026-01-01T00:00:00Z">
        <w:r>
          <w:t xml:space="preserve">.</w:t>
        </w:r>
      </w:ins>
    </w:p>
    <w:bookmarkEnd w:id="17"/>
    <w:bookmarkStart w:id="19" w:name="rem-differential-entropy-vs-entropy"/>
    <w:p>
      <w:pPr>
        <w:pStyle w:val="BodyText"/>
      </w:pPr>
      <w:ins w:id="126" w:author="PR Preview" w:date="2026-01-01T00:00:00Z">
        <w:r>
          <w:rPr>
            <w:i/>
            <w:iCs/>
          </w:rPr>
          <w:t xml:space="preserve">Remark 1</w:t>
        </w:r>
      </w:ins>
      <w:ins w:id="127" w:author="PR Preview" w:date="2026-01-01T00:00:00Z">
        <w:r>
          <w:t xml:space="preserve"> (Differential entropy differs from entropy). </w:t>
        </w:r>
      </w:ins>
      <w:ins w:id="128" w:author="PR Preview" w:date="2026-01-01T00:00:00Z">
        <w:r>
          <w:t xml:space="preserve">A</w:t>
        </w:r>
      </w:ins>
      <w:ins w:id="129" w:author="PR Preview" w:date="2026-01-01T00:00:00Z">
        <w:r>
          <w:t xml:space="preserve"> </w:t>
        </w:r>
      </w:ins>
      <w:hyperlink r:id="rId11">
        <w:ins w:id="130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value is not a probability,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so the</w:t>
        </w:r>
      </w:ins>
      <w:ins w:id="135" w:author="PR Preview" w:date="2026-01-01T00:00:00Z">
        <w:r>
          <w:t xml:space="preserve"> </w:t>
        </w:r>
      </w:ins>
      <w:hyperlink w:anchor="def-surprisal-continuous">
        <w:ins w:id="136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of a continuous value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and the</w:t>
        </w:r>
      </w:ins>
      <w:ins w:id="141" w:author="PR Preview" w:date="2026-01-01T00:00:00Z">
        <w:r>
          <w:t xml:space="preserve"> </w:t>
        </w:r>
      </w:ins>
      <w:hyperlink w:anchor="def-differential-entropy">
        <w:ins w:id="142" w:author="PR Preview" w:date="2026-01-01T00:00:00Z">
          <w:r>
            <w:rPr>
              <w:rStyle w:val="Hyperlink"/>
            </w:rPr>
            <w:t xml:space="preserve">differential entropy</w:t>
          </w:r>
        </w:ins>
      </w:hyperlink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behave differently from their discrete counterparts:</w:t>
        </w:r>
      </w:ins>
    </w:p>
    <w:p>
      <w:pPr>
        <w:pStyle w:val="Compact"/>
        <w:numPr>
          <w:ilvl w:val="0"/>
          <w:numId w:val="1001"/>
        </w:numPr>
      </w:pPr>
      <w:ins w:id="145" w:author="PR Preview" w:date="2026-01-01T00:00:00Z">
        <w:r>
          <w:rPr>
            <w:b/>
            <w:bCs/>
          </w:rPr>
          <w:t xml:space="preserve">Sign.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A density can exceed</w:t>
        </w:r>
      </w:ins>
      <w:ins w:id="148" w:author="PR Preview" w:date="2026-01-01T00:00:00Z">
        <w:r>
          <w:t xml:space="preserve"> </w:t>
        </w:r>
      </w:ins>
      <m:oMath>
        <m:r>
          <m:t>1</m:t>
        </m:r>
      </m:oMath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so the surprisal</w:t>
        </w:r>
      </w:ins>
      <w:ins w:id="152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and the differential entropy can be negative,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as in</w:t>
        </w:r>
      </w:ins>
      <w:ins w:id="157" w:author="PR Preview" w:date="2026-01-01T00:00:00Z">
        <w:r>
          <w:t xml:space="preserve"> </w:t>
        </w:r>
      </w:ins>
      <w:hyperlink w:anchor="exm-differential-entropy-uniform">
        <w:ins w:id="15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with</w:t>
        </w:r>
      </w:ins>
      <w:ins w:id="1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1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(Cover and Thomas 2006, sec. 8.1)</w:t>
        </w:r>
      </w:ins>
      <w:ins w:id="164" w:author="PR Preview" w:date="2026-01-01T00:00:00Z">
        <w:r>
          <w:t xml:space="preserve">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</w:t>
        </w:r>
      </w:ins>
      <w:ins w:id="167" w:author="PR Preview" w:date="2026-01-01T00:00:00Z">
        <w:r>
          <w:t xml:space="preserve"> </w:t>
        </w:r>
      </w:ins>
      <w:hyperlink r:id="rId18">
        <w:ins w:id="168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of a discrete random variable is never negative.</w:t>
        </w:r>
      </w:ins>
    </w:p>
    <w:p>
      <w:pPr>
        <w:pStyle w:val="Compact"/>
        <w:numPr>
          <w:ilvl w:val="0"/>
          <w:numId w:val="1001"/>
        </w:numPr>
      </w:pPr>
      <w:ins w:id="171" w:author="PR Preview" w:date="2026-01-01T00:00:00Z">
        <w:r>
          <w:rPr>
            <w:b/>
            <w:bCs/>
          </w:rPr>
          <w:t xml:space="preserve">Units.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Rescaling changes the differential entropy:</w:t>
        </w:r>
      </w:ins>
      <w:ins w:id="17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for a constant</w:t>
        </w:r>
      </w:ins>
      <w:ins w:id="1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0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(Cover and Thomas 2006, Theorem 8.6.4)</w:t>
        </w:r>
      </w:ins>
      <w:ins w:id="180" w:author="PR Preview" w:date="2026-01-01T00:00:00Z">
        <w:r>
          <w:t xml:space="preserve">.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Measuring the same quantity in metres rather than centimetres therefore changes</w:t>
        </w:r>
      </w:ins>
      <w:ins w:id="183" w:author="PR Preview" w:date="2026-01-01T00:00:00Z">
        <w:r>
          <w:t xml:space="preserve"> </w:t>
        </w:r>
      </w:ins>
      <m:oMath>
        <m:r>
          <m:t>h</m:t>
        </m:r>
      </m:oMath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Adding a constant does not:</w:t>
        </w:r>
      </w:ins>
      <w:ins w:id="18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(Cover and Thomas 2006, Theorem 8.6.3)</w:t>
        </w:r>
      </w:ins>
      <w:ins w:id="19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191" w:author="PR Preview" w:date="2026-01-01T00:00:00Z">
        <w:r>
          <w:rPr>
            <w:b/>
            <w:bCs/>
          </w:rPr>
          <w:t xml:space="preserve">Not a limit of entropy.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Round</w:t>
        </w:r>
      </w:ins>
      <w:ins w:id="194" w:author="PR Preview" w:date="2026-01-01T00:00:00Z">
        <w:r>
          <w:t xml:space="preserve"> </w:t>
        </w:r>
      </w:ins>
      <m:oMath>
        <m:r>
          <m:t>X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to bins of width</w:t>
        </w:r>
      </w:ins>
      <w:ins w:id="197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which gives a discrete random variable</w:t>
        </w:r>
      </w:ins>
      <w:ins w:id="20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Δ</m:t>
            </m:r>
          </m:sup>
        </m:sSup>
      </m:oMath>
      <w:ins w:id="202" w:author="PR Preview" w:date="2026-01-01T00:00:00Z">
        <w:r>
          <w:t xml:space="preserve">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Then</w:t>
        </w:r>
      </w:ins>
      <w:ins w:id="205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as</w:t>
        </w:r>
      </w:ins>
      <w:ins w:id="208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→</m:t>
        </m:r>
        <m:r>
          <m:t>0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(Cover and Thomas 2006, Theorem 8.3.1)</w:t>
        </w:r>
      </w:ins>
      <w:ins w:id="211" w:author="PR Preview" w:date="2026-01-01T00:00:00Z">
        <w:r>
          <w:t xml:space="preserve">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 entropy</w:t>
        </w:r>
      </w:ins>
      <w:ins w:id="214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itself grows without bound as</w:t>
        </w:r>
      </w:ins>
      <w:ins w:id="217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→</m:t>
        </m:r>
        <m:r>
          <m:t>0</m:t>
        </m:r>
      </m:oMath>
      <w:ins w:id="218" w:author="PR Preview" w:date="2026-01-01T00:00:00Z">
        <w:r>
          <w:t xml:space="preserve">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so</w:t>
        </w:r>
      </w:ins>
      <w:ins w:id="22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is not its limit.</w:t>
        </w:r>
      </w:ins>
    </w:p>
    <w:bookmarkEnd w:id="19"/>
    <w:bookmarkEnd w:id="20"/>
    <w:bookmarkStart w:id="24" w:name="references"/>
    <w:p>
      <w:pPr>
        <w:pStyle w:val="Heading2"/>
      </w:pPr>
      <w:ins w:id="224" w:author="PR Preview" w:date="2026-01-01T00:00:00Z">
        <w:r>
          <w:t xml:space="preserve">References</w:t>
        </w:r>
      </w:ins>
    </w:p>
    <w:bookmarkStart w:id="23" w:name="refs"/>
    <w:bookmarkStart w:id="22" w:name="ref-cover2006elements"/>
    <w:p>
      <w:pPr>
        <w:pStyle w:val="Bibliography"/>
      </w:pPr>
      <w:ins w:id="225" w:author="PR Preview" w:date="2026-01-01T00:00:00Z">
        <w:r>
          <w:t xml:space="preserve">Cover, Thomas M., and Joy A. Thomas. 2006.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rPr>
            <w:i/>
            <w:iCs/>
          </w:rPr>
          <w:t xml:space="preserve">Elements of Information Theory</w:t>
        </w:r>
      </w:ins>
      <w:ins w:id="228" w:author="PR Preview" w:date="2026-01-01T00:00:00Z">
        <w:r>
          <w:t xml:space="preserve">. 2nd ed. Wiley-Interscience.</w:t>
        </w:r>
      </w:ins>
      <w:ins w:id="229" w:author="PR Preview" w:date="2026-01-01T00:00:00Z">
        <w:r>
          <w:t xml:space="preserve"> </w:t>
        </w:r>
      </w:ins>
      <w:hyperlink r:id="rId21">
        <w:ins w:id="230" w:author="PR Preview" w:date="2026-01-01T00:00:00Z">
          <w:r>
            <w:rPr>
              <w:rStyle w:val="Hyperlink"/>
            </w:rPr>
            <w:t xml:space="preserve">https://doi.org/10.1002/047174882X</w:t>
          </w:r>
        </w:ins>
      </w:hyperlink>
      <w:ins w:id="231" w:author="PR Preview" w:date="2026-01-01T00:00:00Z">
        <w:r>
          <w:t xml:space="preserve">.</w:t>
        </w:r>
      </w:ins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entropy.qmd" TargetMode="External"/><Relationship Id="rId16" Type="http://schemas.openxmlformats.org/officeDocument/2006/relationships/hyperlink" Target="entropy.qmd#def-bit" TargetMode="External"/><Relationship Id="rId12" Type="http://schemas.openxmlformats.org/officeDocument/2006/relationships/hyperlink" Target="entropy.qmd#def-surprisal" TargetMode="External"/><Relationship Id="rId21" Type="http://schemas.openxmlformats.org/officeDocument/2006/relationships/hyperlink" Target="https://doi.org/10.1002/047174882X" TargetMode="External"/><Relationship Id="rId18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10" Type="http://schemas.openxmlformats.org/officeDocument/2006/relationships/hyperlink" Target="https://morrison-lab.github.io/pds/random-variables.html#def-continuous-rv" TargetMode="External"/><Relationship Id="rId11" Type="http://schemas.openxmlformats.org/officeDocument/2006/relationships/hyperlink" Target="https://morrison-lab.github.io/pds/random-variables.html#def-pdf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entropy.qmd" TargetMode="External"/><Relationship Id="rId16" Type="http://schemas.openxmlformats.org/officeDocument/2006/relationships/hyperlink" Target="entropy.qmd#def-bit" TargetMode="External"/><Relationship Id="rId12" Type="http://schemas.openxmlformats.org/officeDocument/2006/relationships/hyperlink" Target="entropy.qmd#def-surprisal" TargetMode="External"/><Relationship Id="rId21" Type="http://schemas.openxmlformats.org/officeDocument/2006/relationships/hyperlink" Target="https://doi.org/10.1002/047174882X" TargetMode="External"/><Relationship Id="rId18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10" Type="http://schemas.openxmlformats.org/officeDocument/2006/relationships/hyperlink" Target="https://morrison-lab.github.io/pds/random-variables.html#def-continuous-rv" TargetMode="External"/><Relationship Id="rId11" Type="http://schemas.openxmlformats.org/officeDocument/2006/relationships/hyperlink" Target="https://morrison-lab.github.io/pds/random-variables.html#def-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Differential entropy</dc:title>
  <dc:creator/>
  <cp:keywords/>
  <dcterms:created xsi:type="dcterms:W3CDTF">2026-10-30T21:52:52Z</dcterms:created>
  <dcterms:modified xsi:type="dcterms:W3CDTF">2026-10-30T21:52:52Z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14:49:10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