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del w:id="1" w:author="PR Preview" w:date="2026-01-01T00:00:00Z">
        <w:r>
          <w:delText xml:space="preserve">Quarto Website Template</w:delText>
        </w:r>
      </w:del>
    </w:p>
    <w:p>
      <w:pPr>
        <w:pStyle w:val="Date"/>
      </w:pPr>
      <w:del w:id="2" w:author="PR Preview" w:date="2026-01-01T00:00:00Z">
        <w:r>
          <w:delText xml:space="preserve">Last modified: 2026-10-12 00:41:55 (PDT)</w:delText>
        </w:r>
      </w:del>
    </w:p>
    <w:p>
      <w:pPr>
        <w:pStyle w:val="Title"/>
      </w:pPr>
      <w:ins w:id="3" w:author="PR Preview" w:date="2026-01-01T00:00:00Z">
        <w:r>
          <w:t xml:space="preserve">Information Theory for Data Science</w:t>
        </w:r>
      </w:ins>
    </w:p>
    <w:p>
      <w:pPr>
        <w:pStyle w:val="Date"/>
      </w:pPr>
      <w:ins w:id="4" w:author="PR Preview" w:date="2026-01-01T00:00:00Z">
        <w:r>
          <w:t xml:space="preserve">Last modified: 2026-10-12 00:51:27 (PDT)</w:t>
        </w:r>
      </w:ins>
    </w:p>
    <w:bookmarkStart w:id="11" w:name="welcome"/>
    <w:p>
      <w:pPr>
        <w:pStyle w:val="Heading2"/>
      </w:pPr>
      <w:r>
        <w:t xml:space="preserve">Welcome</w:t>
      </w:r>
    </w:p>
    <w:p>
      <w:pPr>
        <w:pStyle w:val="FirstParagraph"/>
      </w:pPr>
      <w:del w:id="5" w:author="PR Preview" w:date="2026-01-01T00:00:00Z">
        <w:r>
          <w:delText xml:space="preserve">This is a Quarto website template that you can use to create your own website.</w:delText>
        </w:r>
      </w:del>
    </w:p>
    <w:p>
      <w:pPr>
        <w:pStyle w:val="BodyText"/>
      </w:pPr>
      <w:del w:id="6" w:author="PR Preview" w:date="2026-01-01T00:00:00Z">
        <w:r>
          <w:delText xml:space="preserve">The notes are available in multiple formats:</w:delText>
        </w:r>
      </w:del>
    </w:p>
    <w:p>
      <w:pPr>
        <w:pStyle w:val="Compact"/>
        <w:numPr>
          <w:ilvl w:val="0"/>
          <w:numId w:val="1001"/>
        </w:numPr>
      </w:pPr>
      <w:del w:id="7" w:author="PR Preview" w:date="2026-01-01T00:00:00Z">
        <w:r>
          <w:rPr>
            <w:b/>
            <w:bCs/>
          </w:rPr>
          <w:delText xml:space="preserve">HTML Website</w:delText>
        </w:r>
      </w:del>
      <w:del w:id="8" w:author="PR Preview" w:date="2026-01-01T00:00:00Z">
        <w:r>
          <w:delText xml:space="preserve">: Navigate using the navbar for easy access to all pages</w:delText>
        </w:r>
      </w:del>
    </w:p>
    <w:p>
      <w:pPr>
        <w:pStyle w:val="Compact"/>
        <w:numPr>
          <w:ilvl w:val="0"/>
          <w:numId w:val="1001"/>
        </w:numPr>
      </w:pPr>
      <w:del w:id="9" w:author="PR Preview" w:date="2026-01-01T00:00:00Z">
        <w:r>
          <w:rPr>
            <w:b/>
            <w:bCs/>
          </w:rPr>
          <w:delText xml:space="preserve">RevealJS Slides</w:delText>
        </w:r>
      </w:del>
      <w:del w:id="10" w:author="PR Preview" w:date="2026-01-01T00:00:00Z">
        <w:r>
          <w:delText xml:space="preserve">: Each chapter can generate a presentation format with</w:delText>
        </w:r>
      </w:del>
      <w:del w:id="11" w:author="PR Preview" w:date="2026-01-01T00:00:00Z">
        <w:r>
          <w:delText xml:space="preserve"> </w:delText>
        </w:r>
      </w:del>
      <w:del w:id="12" w:author="PR Preview" w:date="2026-01-01T00:00:00Z">
        <w:r>
          <w:rPr>
            <w:rStyle w:val="VerbatimChar"/>
          </w:rPr>
          <w:delText xml:space="preserve">-slides.html</w:delText>
        </w:r>
      </w:del>
      <w:del w:id="13" w:author="PR Preview" w:date="2026-01-01T00:00:00Z">
        <w:r>
          <w:delText xml:space="preserve"> </w:delText>
        </w:r>
      </w:del>
      <w:del w:id="14" w:author="PR Preview" w:date="2026-01-01T00:00:00Z">
        <w:r>
          <w:delText xml:space="preserve">suffix</w:delText>
        </w:r>
      </w:del>
    </w:p>
    <w:p>
      <w:pPr>
        <w:pStyle w:val="Compact"/>
        <w:numPr>
          <w:ilvl w:val="0"/>
          <w:numId w:val="1001"/>
        </w:numPr>
      </w:pPr>
      <w:del w:id="15" w:author="PR Preview" w:date="2026-01-01T00:00:00Z">
        <w:r>
          <w:rPr>
            <w:b/>
            <w:bCs/>
          </w:rPr>
          <w:delText xml:space="preserve">PDF Handouts</w:delText>
        </w:r>
      </w:del>
      <w:del w:id="16" w:author="PR Preview" w:date="2026-01-01T00:00:00Z">
        <w:r>
          <w:delText xml:space="preserve">: Each chapter can generate a PDF handout with</w:delText>
        </w:r>
      </w:del>
      <w:del w:id="17" w:author="PR Preview" w:date="2026-01-01T00:00:00Z">
        <w:r>
          <w:delText xml:space="preserve"> </w:delText>
        </w:r>
      </w:del>
      <w:del w:id="18" w:author="PR Preview" w:date="2026-01-01T00:00:00Z">
        <w:r>
          <w:rPr>
            <w:rStyle w:val="VerbatimChar"/>
          </w:rPr>
          <w:delText xml:space="preserve">-handout.pdf</w:delText>
        </w:r>
      </w:del>
      <w:del w:id="19" w:author="PR Preview" w:date="2026-01-01T00:00:00Z">
        <w:r>
          <w:delText xml:space="preserve"> </w:delText>
        </w:r>
      </w:del>
      <w:del w:id="20" w:author="PR Preview" w:date="2026-01-01T00:00:00Z">
        <w:r>
          <w:delText xml:space="preserve">suffix</w:delText>
        </w:r>
      </w:del>
    </w:p>
    <w:p>
      <w:pPr>
        <w:pStyle w:val="Compact"/>
        <w:numPr>
          <w:ilvl w:val="0"/>
          <w:numId w:val="1001"/>
        </w:numPr>
      </w:pPr>
      <w:del w:id="21" w:author="PR Preview" w:date="2026-01-01T00:00:00Z">
        <w:r>
          <w:rPr>
            <w:b/>
            <w:bCs/>
          </w:rPr>
          <w:delText xml:space="preserve">DOCX Documents</w:delText>
        </w:r>
      </w:del>
      <w:del w:id="22" w:author="PR Preview" w:date="2026-01-01T00:00:00Z">
        <w:r>
          <w:delText xml:space="preserve">: Each chapter can generate a Microsoft Word document with</w:delText>
        </w:r>
      </w:del>
      <w:del w:id="23" w:author="PR Preview" w:date="2026-01-01T00:00:00Z">
        <w:r>
          <w:delText xml:space="preserve"> </w:delText>
        </w:r>
      </w:del>
      <w:del w:id="24" w:author="PR Preview" w:date="2026-01-01T00:00:00Z">
        <w:r>
          <w:rPr>
            <w:rStyle w:val="VerbatimChar"/>
          </w:rPr>
          <w:delText xml:space="preserve">.docx</w:delText>
        </w:r>
      </w:del>
      <w:del w:id="25" w:author="PR Preview" w:date="2026-01-01T00:00:00Z">
        <w:r>
          <w:delText xml:space="preserve"> </w:delText>
        </w:r>
      </w:del>
      <w:del w:id="26" w:author="PR Preview" w:date="2026-01-01T00:00:00Z">
        <w:r>
          <w:delText xml:space="preserve">extension</w:delText>
        </w:r>
      </w:del>
    </w:p>
    <w:p>
      <w:pPr>
        <w:pStyle w:val="Heading2"/>
      </w:pPr>
      <w:del w:id="27" w:author="PR Preview" w:date="2026-01-01T00:00:00Z">
        <w:r>
          <w:delText xml:space="preserve">0.1 About this website</w:delText>
        </w:r>
      </w:del>
    </w:p>
    <w:p>
      <w:pPr>
        <w:pStyle w:val="FirstParagraph"/>
      </w:pPr>
      <w:del w:id="28" w:author="PR Preview" w:date="2026-01-01T00:00:00Z">
        <w:r>
          <w:delText xml:space="preserve">This website is built with</w:delText>
        </w:r>
      </w:del>
      <w:del w:id="29" w:author="PR Preview" w:date="2026-01-01T00:00:00Z">
        <w:r>
          <w:delText xml:space="preserve"> </w:delText>
        </w:r>
      </w:del>
      <w:hyperlink r:id="rId11">
        <w:del w:id="30" w:author="PR Preview" w:date="2026-01-01T00:00:00Z">
          <w:r>
            <w:rPr>
              <w:rStyle w:val="Hyperlink"/>
            </w:rPr>
            <w:delText xml:space="preserve">Quarto</w:delText>
          </w:r>
        </w:del>
      </w:hyperlink>
      <w:del w:id="31" w:author="PR Preview" w:date="2026-01-01T00:00:00Z">
        <w:r>
          <w:delText xml:space="preserve">, an open-source scientific and technical publishing system. You can use Quarto to create books, websites, blogs, presentations, and more from markdown files.</w:delText>
        </w:r>
      </w:del>
    </w:p>
    <w:p>
      <w:pPr>
        <w:pStyle w:val="Heading2"/>
      </w:pPr>
      <w:del w:id="32" w:author="PR Preview" w:date="2026-01-01T00:00:00Z">
        <w:r>
          <w:delText xml:space="preserve">0.2 Getting Started</w:delText>
        </w:r>
      </w:del>
    </w:p>
    <w:p>
      <w:pPr>
        <w:pStyle w:val="FirstParagraph"/>
      </w:pPr>
      <w:del w:id="33" w:author="PR Preview" w:date="2026-01-01T00:00:00Z">
        <w:r>
          <w:delText xml:space="preserve">To use this template:</w:delText>
        </w:r>
      </w:del>
    </w:p>
    <w:p>
      <w:pPr>
        <w:numPr>
          <w:ilvl w:val="0"/>
          <w:numId w:val="1002"/>
        </w:numPr>
      </w:pPr>
      <w:del w:id="34" w:author="PR Preview" w:date="2026-01-01T00:00:00Z">
        <w:r>
          <w:rPr>
            <w:b/>
            <w:bCs/>
          </w:rPr>
          <w:delText xml:space="preserve">Update the configuration</w:delText>
        </w:r>
      </w:del>
      <w:del w:id="35" w:author="PR Preview" w:date="2026-01-01T00:00:00Z">
        <w:r>
          <w:delText xml:space="preserve">: Edit</w:delText>
        </w:r>
      </w:del>
      <w:del w:id="36" w:author="PR Preview" w:date="2026-01-01T00:00:00Z">
        <w:r>
          <w:delText xml:space="preserve"> </w:delText>
        </w:r>
      </w:del>
      <w:del w:id="37" w:author="PR Preview" w:date="2026-01-01T00:00:00Z">
        <w:r>
          <w:rPr>
            <w:rStyle w:val="VerbatimChar"/>
          </w:rPr>
          <w:delText xml:space="preserve">_quarto-website.yml</w:delText>
        </w:r>
      </w:del>
      <w:del w:id="38" w:author="PR Preview" w:date="2026-01-01T00:00:00Z">
        <w:r>
          <w:delText xml:space="preserve"> </w:delText>
        </w:r>
      </w:del>
      <w:del w:id="39" w:author="PR Preview" w:date="2026-01-01T00:00:00Z">
        <w:r>
          <w:delText xml:space="preserve">to change the website title, site URL, and navigation menu.</w:delText>
        </w:r>
      </w:del>
    </w:p>
    <w:p>
      <w:pPr>
        <w:numPr>
          <w:ilvl w:val="0"/>
          <w:numId w:val="1002"/>
        </w:numPr>
      </w:pPr>
      <w:del w:id="40" w:author="PR Preview" w:date="2026-01-01T00:00:00Z">
        <w:r>
          <w:rPr>
            <w:b/>
            <w:bCs/>
          </w:rPr>
          <w:delText xml:space="preserve">Add your content</w:delText>
        </w:r>
      </w:del>
      <w:del w:id="41" w:author="PR Preview" w:date="2026-01-01T00:00:00Z">
        <w:r>
          <w:delText xml:space="preserve">: Create new</w:delText>
        </w:r>
      </w:del>
      <w:del w:id="42" w:author="PR Preview" w:date="2026-01-01T00:00:00Z">
        <w:r>
          <w:delText xml:space="preserve"> </w:delText>
        </w:r>
      </w:del>
      <w:del w:id="43" w:author="PR Preview" w:date="2026-01-01T00:00:00Z">
        <w:r>
          <w:rPr>
            <w:rStyle w:val="VerbatimChar"/>
          </w:rPr>
          <w:delText xml:space="preserve">.qmd</w:delText>
        </w:r>
      </w:del>
      <w:del w:id="44" w:author="PR Preview" w:date="2026-01-01T00:00:00Z">
        <w:r>
          <w:delText xml:space="preserve"> </w:delText>
        </w:r>
      </w:del>
      <w:del w:id="45" w:author="PR Preview" w:date="2026-01-01T00:00:00Z">
        <w:r>
          <w:delText xml:space="preserve">files for each page and add them to the navigation menu and the sidebar in</w:delText>
        </w:r>
      </w:del>
      <w:del w:id="46" w:author="PR Preview" w:date="2026-01-01T00:00:00Z">
        <w:r>
          <w:delText xml:space="preserve"> </w:delText>
        </w:r>
      </w:del>
      <w:del w:id="47" w:author="PR Preview" w:date="2026-01-01T00:00:00Z">
        <w:r>
          <w:rPr>
            <w:rStyle w:val="VerbatimChar"/>
          </w:rPr>
          <w:delText xml:space="preserve">_quarto-website.yml</w:delText>
        </w:r>
      </w:del>
      <w:del w:id="48" w:author="PR Preview" w:date="2026-01-01T00:00:00Z">
        <w:r>
          <w:delText xml:space="preserve"> </w:delText>
        </w:r>
      </w:del>
      <w:del w:id="49" w:author="PR Preview" w:date="2026-01-01T00:00:00Z">
        <w:r>
          <w:delText xml:space="preserve">(the sidebar order sets the previous/next page links).</w:delText>
        </w:r>
      </w:del>
    </w:p>
    <w:p>
      <w:pPr>
        <w:numPr>
          <w:ilvl w:val="0"/>
          <w:numId w:val="1002"/>
        </w:numPr>
      </w:pPr>
      <w:del w:id="50" w:author="PR Preview" w:date="2026-01-01T00:00:00Z">
        <w:r>
          <w:rPr>
            <w:b/>
            <w:bCs/>
          </w:rPr>
          <w:delText xml:space="preserve">Customize the style</w:delText>
        </w:r>
      </w:del>
      <w:del w:id="51" w:author="PR Preview" w:date="2026-01-01T00:00:00Z">
        <w:r>
          <w:delText xml:space="preserve">: Modify</w:delText>
        </w:r>
      </w:del>
      <w:del w:id="52" w:author="PR Preview" w:date="2026-01-01T00:00:00Z">
        <w:r>
          <w:delText xml:space="preserve"> </w:delText>
        </w:r>
      </w:del>
      <w:del w:id="53" w:author="PR Preview" w:date="2026-01-01T00:00:00Z">
        <w:r>
          <w:rPr>
            <w:rStyle w:val="VerbatimChar"/>
          </w:rPr>
          <w:delText xml:space="preserve">styles.css</w:delText>
        </w:r>
      </w:del>
      <w:del w:id="54" w:author="PR Preview" w:date="2026-01-01T00:00:00Z">
        <w:r>
          <w:delText xml:space="preserve"> </w:delText>
        </w:r>
      </w:del>
      <w:del w:id="55" w:author="PR Preview" w:date="2026-01-01T00:00:00Z">
        <w:r>
          <w:delText xml:space="preserve">to change the appearance of your website.</w:delText>
        </w:r>
      </w:del>
    </w:p>
    <w:p>
      <w:pPr>
        <w:numPr>
          <w:ilvl w:val="0"/>
          <w:numId w:val="1002"/>
        </w:numPr>
      </w:pPr>
      <w:del w:id="56" w:author="PR Preview" w:date="2026-01-01T00:00:00Z">
        <w:r>
          <w:rPr>
            <w:b/>
            <w:bCs/>
          </w:rPr>
          <w:delText xml:space="preserve">Add references</w:delText>
        </w:r>
      </w:del>
      <w:del w:id="57" w:author="PR Preview" w:date="2026-01-01T00:00:00Z">
        <w:r>
          <w:delText xml:space="preserve">: Update</w:delText>
        </w:r>
      </w:del>
      <w:del w:id="58" w:author="PR Preview" w:date="2026-01-01T00:00:00Z">
        <w:r>
          <w:delText xml:space="preserve"> </w:delText>
        </w:r>
      </w:del>
      <w:del w:id="59" w:author="PR Preview" w:date="2026-01-01T00:00:00Z">
        <w:r>
          <w:rPr>
            <w:rStyle w:val="VerbatimChar"/>
          </w:rPr>
          <w:delText xml:space="preserve">references.bib</w:delText>
        </w:r>
      </w:del>
      <w:del w:id="60" w:author="PR Preview" w:date="2026-01-01T00:00:00Z">
        <w:r>
          <w:delText xml:space="preserve"> </w:delText>
        </w:r>
      </w:del>
      <w:del w:id="61" w:author="PR Preview" w:date="2026-01-01T00:00:00Z">
        <w:r>
          <w:delText xml:space="preserve">with your citations.</w:delText>
        </w:r>
      </w:del>
    </w:p>
    <w:p>
      <w:pPr>
        <w:pStyle w:val="Heading2"/>
      </w:pPr>
      <w:del w:id="62" w:author="PR Preview" w:date="2026-01-01T00:00:00Z">
        <w:r>
          <w:delText xml:space="preserve">0.3 Building the website</w:delText>
        </w:r>
      </w:del>
    </w:p>
    <w:p>
      <w:pPr>
        <w:pStyle w:val="FirstParagraph"/>
      </w:pPr>
      <w:del w:id="63" w:author="PR Preview" w:date="2026-01-01T00:00:00Z">
        <w:r>
          <w:delText xml:space="preserve">To render the website locally:</w:delText>
        </w:r>
      </w:del>
    </w:p>
    <w:p>
      <w:pPr>
        <w:pStyle w:val="SourceCode"/>
      </w:pPr>
      <w:del w:id="64" w:author="PR Preview" w:date="2026-01-01T00:00:00Z">
        <w:r>
          <w:rPr>
            <w:rStyle w:val="ExtensionTok"/>
          </w:rPr>
          <w:delText xml:space="preserve">quarto</w:delText>
        </w:r>
      </w:del>
      <w:del w:id="65" w:author="PR Preview" w:date="2026-01-01T00:00:00Z">
        <w:r>
          <w:rPr>
            <w:rStyle w:val="NormalTok"/>
          </w:rPr>
          <w:delText xml:space="preserve"> render</w:delText>
        </w:r>
      </w:del>
    </w:p>
    <w:p>
      <w:pPr>
        <w:pStyle w:val="FirstParagraph"/>
      </w:pPr>
      <w:del w:id="66" w:author="PR Preview" w:date="2026-01-01T00:00:00Z">
        <w:r>
          <w:delText xml:space="preserve">To preview the website with live reload:</w:delText>
        </w:r>
      </w:del>
    </w:p>
    <w:p>
      <w:pPr>
        <w:pStyle w:val="SourceCode"/>
      </w:pPr>
      <w:del w:id="67" w:author="PR Preview" w:date="2026-01-01T00:00:00Z">
        <w:r>
          <w:rPr>
            <w:rStyle w:val="ExtensionTok"/>
          </w:rPr>
          <w:delText xml:space="preserve">quarto</w:delText>
        </w:r>
      </w:del>
      <w:del w:id="68" w:author="PR Preview" w:date="2026-01-01T00:00:00Z">
        <w:r>
          <w:rPr>
            <w:rStyle w:val="NormalTok"/>
          </w:rPr>
          <w:delText xml:space="preserve"> preview</w:delText>
        </w:r>
      </w:del>
    </w:p>
    <w:p>
      <w:pPr>
        <w:pStyle w:val="FirstParagraph"/>
      </w:pPr>
      <w:del w:id="69" w:author="PR Preview" w:date="2026-01-01T00:00:00Z">
        <w:r>
          <w:delText xml:space="preserve">The rendered output will be in the</w:delText>
        </w:r>
      </w:del>
      <w:del w:id="70" w:author="PR Preview" w:date="2026-01-01T00:00:00Z">
        <w:r>
          <w:delText xml:space="preserve"> </w:delText>
        </w:r>
      </w:del>
      <w:del w:id="71" w:author="PR Preview" w:date="2026-01-01T00:00:00Z">
        <w:r>
          <w:rPr>
            <w:rStyle w:val="VerbatimChar"/>
          </w:rPr>
          <w:delText xml:space="preserve">_site/</w:delText>
        </w:r>
      </w:del>
      <w:del w:id="72" w:author="PR Preview" w:date="2026-01-01T00:00:00Z">
        <w:r>
          <w:delText xml:space="preserve"> </w:delText>
        </w:r>
      </w:del>
      <w:del w:id="73" w:author="PR Preview" w:date="2026-01-01T00:00:00Z">
        <w:r>
          <w:delText xml:space="preserve">directory, which can be published to GitHub Pages.</w:delText>
        </w:r>
      </w:del>
    </w:p>
    <w:p>
      <w:pPr>
        <w:pStyle w:val="Heading2"/>
      </w:pPr>
      <w:del w:id="74" w:author="PR Preview" w:date="2026-01-01T00:00:00Z">
        <w:r>
          <w:delText xml:space="preserve">0.4 Publishing to GitHub Pages</w:delText>
        </w:r>
      </w:del>
    </w:p>
    <w:p>
      <w:pPr>
        <w:pStyle w:val="FirstParagraph"/>
      </w:pPr>
      <w:del w:id="75" w:author="PR Preview" w:date="2026-01-01T00:00:00Z">
        <w:r>
          <w:delText xml:space="preserve">This template includes a GitHub Actions workflow that automatically builds and publishes your website to GitHub Pages when you push to the main branch.</w:delText>
        </w:r>
      </w:del>
    </w:p>
    <w:p>
      <w:pPr>
        <w:pStyle w:val="BodyText"/>
      </w:pPr>
      <w:del w:id="76" w:author="PR Preview" w:date="2026-01-01T00:00:00Z">
        <w:r>
          <w:delText xml:space="preserve">To enable GitHub Pages:</w:delText>
        </w:r>
      </w:del>
    </w:p>
    <w:p>
      <w:pPr>
        <w:pStyle w:val="Compact"/>
        <w:numPr>
          <w:ilvl w:val="0"/>
          <w:numId w:val="1003"/>
        </w:numPr>
      </w:pPr>
      <w:del w:id="77" w:author="PR Preview" w:date="2026-01-01T00:00:00Z">
        <w:r>
          <w:delText xml:space="preserve">Go to your repository settings</w:delText>
        </w:r>
      </w:del>
    </w:p>
    <w:p>
      <w:pPr>
        <w:pStyle w:val="Compact"/>
        <w:numPr>
          <w:ilvl w:val="0"/>
          <w:numId w:val="1003"/>
        </w:numPr>
      </w:pPr>
      <w:del w:id="78" w:author="PR Preview" w:date="2026-01-01T00:00:00Z">
        <w:r>
          <w:delText xml:space="preserve">Navigate to</w:delText>
        </w:r>
      </w:del>
      <w:del w:id="79" w:author="PR Preview" w:date="2026-01-01T00:00:00Z">
        <w:r>
          <w:delText xml:space="preserve"> </w:delText>
        </w:r>
      </w:del>
      <w:del w:id="80" w:author="PR Preview" w:date="2026-01-01T00:00:00Z">
        <w:r>
          <w:delText xml:space="preserve">“Pages”</w:delText>
        </w:r>
      </w:del>
      <w:del w:id="81" w:author="PR Preview" w:date="2026-01-01T00:00:00Z">
        <w:r>
          <w:delText xml:space="preserve"> </w:delText>
        </w:r>
      </w:del>
      <w:del w:id="82" w:author="PR Preview" w:date="2026-01-01T00:00:00Z">
        <w:r>
          <w:delText xml:space="preserve">in the left sidebar</w:delText>
        </w:r>
      </w:del>
    </w:p>
    <w:p>
      <w:pPr>
        <w:pStyle w:val="Compact"/>
        <w:numPr>
          <w:ilvl w:val="0"/>
          <w:numId w:val="1003"/>
        </w:numPr>
      </w:pPr>
      <w:del w:id="83" w:author="PR Preview" w:date="2026-01-01T00:00:00Z">
        <w:r>
          <w:delText xml:space="preserve">Under</w:delText>
        </w:r>
      </w:del>
      <w:del w:id="84" w:author="PR Preview" w:date="2026-01-01T00:00:00Z">
        <w:r>
          <w:delText xml:space="preserve"> </w:delText>
        </w:r>
      </w:del>
      <w:del w:id="85" w:author="PR Preview" w:date="2026-01-01T00:00:00Z">
        <w:r>
          <w:delText xml:space="preserve">“Build and deployment”</w:delText>
        </w:r>
      </w:del>
      <w:del w:id="86" w:author="PR Preview" w:date="2026-01-01T00:00:00Z">
        <w:r>
          <w:delText xml:space="preserve">, set Source to</w:delText>
        </w:r>
      </w:del>
      <w:del w:id="87" w:author="PR Preview" w:date="2026-01-01T00:00:00Z">
        <w:r>
          <w:delText xml:space="preserve"> </w:delText>
        </w:r>
      </w:del>
      <w:del w:id="88" w:author="PR Preview" w:date="2026-01-01T00:00:00Z">
        <w:r>
          <w:delText xml:space="preserve">“GitHub Actions”</w:delText>
        </w:r>
      </w:del>
    </w:p>
    <w:p>
      <w:pPr>
        <w:pStyle w:val="Compact"/>
        <w:numPr>
          <w:ilvl w:val="0"/>
          <w:numId w:val="1003"/>
        </w:numPr>
      </w:pPr>
      <w:del w:id="89" w:author="PR Preview" w:date="2026-01-01T00:00:00Z">
        <w:r>
          <w:delText xml:space="preserve">Push your changes to the main branch</w:delText>
        </w:r>
      </w:del>
    </w:p>
    <w:p>
      <w:pPr>
        <w:pStyle w:val="Compact"/>
        <w:numPr>
          <w:ilvl w:val="0"/>
          <w:numId w:val="1003"/>
        </w:numPr>
      </w:pPr>
      <w:del w:id="90" w:author="PR Preview" w:date="2026-01-01T00:00:00Z">
        <w:r>
          <w:delText xml:space="preserve">The workflow will automatically build and deploy your website</w:delText>
        </w:r>
      </w:del>
    </w:p>
    <w:p>
      <w:pPr>
        <w:pStyle w:val="FirstParagraph"/>
      </w:pPr>
      <w:del w:id="91" w:author="PR Preview" w:date="2026-01-01T00:00:00Z">
        <w:r>
          <w:delText xml:space="preserve">Your website will be available at</w:delText>
        </w:r>
      </w:del>
      <w:del w:id="92" w:author="PR Preview" w:date="2026-01-01T00:00:00Z">
        <w:r>
          <w:delText xml:space="preserve"> </w:delText>
        </w:r>
      </w:del>
      <w:del w:id="93" w:author="PR Preview" w:date="2026-01-01T00:00:00Z">
        <w:r>
          <w:rPr>
            <w:rStyle w:val="VerbatimChar"/>
          </w:rPr>
          <w:delText xml:space="preserve">https://YOUR-USERNAME.github.io/YOUR-REPO/</w:delText>
        </w:r>
      </w:del>
    </w:p>
    <w:p>
      <w:pPr>
        <w:pStyle w:val="Heading2"/>
      </w:pPr>
      <w:del w:id="94" w:author="PR Preview" w:date="2026-01-01T00:00:00Z">
        <w:r>
          <w:delText xml:space="preserve">0.5 License</w:delText>
        </w:r>
      </w:del>
    </w:p>
    <w:p>
      <w:pPr>
        <w:pStyle w:val="FirstParagraph"/>
      </w:pPr>
      <w:del w:id="95" w:author="PR Preview" w:date="2026-01-01T00:00:00Z">
        <w:r>
          <w:delText xml:space="preserve">Add your license information here.</w:delText>
        </w:r>
      </w:del>
    </w:p>
    <w:p>
      <w:pPr>
        <w:pStyle w:val="Heading2"/>
      </w:pPr>
      <w:del w:id="96" w:author="PR Preview" w:date="2026-01-01T00:00:00Z">
        <w:r>
          <w:delText xml:space="preserve">References</w:delText>
        </w:r>
      </w:del>
    </w:p>
    <w:p>
      <w:pPr>
        <w:pStyle w:val="FirstParagraph"/>
      </w:pPr>
      <w:ins w:id="97" w:author="PR Preview" w:date="2026-01-01T00:00:00Z">
        <w:r>
          <w:t xml:space="preserve">Information theory measures uncertainty and information:</w:t>
        </w:r>
      </w:ins>
      <w:ins w:id="98" w:author="PR Preview" w:date="2026-01-01T00:00:00Z">
        <w:r>
          <w:t xml:space="preserve"> </w:t>
        </w:r>
      </w:ins>
      <w:ins w:id="99" w:author="PR Preview" w:date="2026-01-01T00:00:00Z">
        <w:r>
          <w:t xml:space="preserve">how many bits a message needs, how much one random variable</w:t>
        </w:r>
      </w:ins>
      <w:ins w:id="100" w:author="PR Preview" w:date="2026-01-01T00:00:00Z">
        <w:r>
          <w:t xml:space="preserve"> </w:t>
        </w:r>
      </w:ins>
      <w:ins w:id="101" w:author="PR Preview" w:date="2026-01-01T00:00:00Z">
        <w:r>
          <w:t xml:space="preserve">tells us about another, and how fast data can cross a noisy channel.</w:t>
        </w:r>
      </w:ins>
      <w:ins w:id="102" w:author="PR Preview" w:date="2026-01-01T00:00:00Z">
        <w:r>
          <w:t xml:space="preserve"> </w:t>
        </w:r>
      </w:ins>
      <w:ins w:id="103" w:author="PR Preview" w:date="2026-01-01T00:00:00Z">
        <w:r>
          <w:t xml:space="preserve">Data science uses its quantities directly:</w:t>
        </w:r>
      </w:ins>
      <w:ins w:id="104" w:author="PR Preview" w:date="2026-01-01T00:00:00Z">
        <w:r>
          <w:t xml:space="preserve"> </w:t>
        </w:r>
      </w:ins>
      <w:ins w:id="105" w:author="PR Preview" w:date="2026-01-01T00:00:00Z">
        <w:r>
          <w:t xml:space="preserve">cross-entropy is the loss in logistic regression and neural networks,</w:t>
        </w:r>
      </w:ins>
      <w:ins w:id="106" w:author="PR Preview" w:date="2026-01-01T00:00:00Z">
        <w:r>
          <w:t xml:space="preserve"> </w:t>
        </w:r>
      </w:ins>
      <w:ins w:id="107" w:author="PR Preview" w:date="2026-01-01T00:00:00Z">
        <w:r>
          <w:t xml:space="preserve">Kullback–Leibler divergence links maximum likelihood to model fit,</w:t>
        </w:r>
      </w:ins>
      <w:ins w:id="108" w:author="PR Preview" w:date="2026-01-01T00:00:00Z">
        <w:r>
          <w:t xml:space="preserve"> </w:t>
        </w:r>
      </w:ins>
      <w:ins w:id="109" w:author="PR Preview" w:date="2026-01-01T00:00:00Z">
        <w:r>
          <w:t xml:space="preserve">and mutual information drives the information gain of decision trees.</w:t>
        </w:r>
      </w:ins>
    </w:p>
    <w:p>
      <w:pPr>
        <w:pStyle w:val="BodyText"/>
      </w:pPr>
      <w:ins w:id="110" w:author="PR Preview" w:date="2026-01-01T00:00:00Z">
        <w:r>
          <w:t xml:space="preserve">These notes collect the information theory that data science courses use.</w:t>
        </w:r>
      </w:ins>
      <w:ins w:id="111" w:author="PR Preview" w:date="2026-01-01T00:00:00Z">
        <w:r>
          <w:t xml:space="preserve"> </w:t>
        </w:r>
      </w:ins>
      <w:ins w:id="112" w:author="PR Preview" w:date="2026-01-01T00:00:00Z">
        <w:r>
          <w:t xml:space="preserve">They are new, and the topic pages are still to be written.</w:t>
        </w:r>
      </w:ins>
      <w:ins w:id="113" w:author="PR Preview" w:date="2026-01-01T00:00:00Z">
        <w:r>
          <w:t xml:space="preserve"> </w:t>
        </w:r>
      </w:ins>
      <w:ins w:id="114" w:author="PR Preview" w:date="2026-01-01T00:00:00Z">
        <w:r>
          <w:t xml:space="preserve">The planned topics are:</w:t>
        </w:r>
      </w:ins>
    </w:p>
    <w:p>
      <w:pPr>
        <w:pStyle w:val="Compact"/>
        <w:numPr>
          <w:ilvl w:val="0"/>
          <w:numId w:val="1001"/>
        </w:numPr>
      </w:pPr>
      <w:ins w:id="115" w:author="PR Preview" w:date="2026-01-01T00:00:00Z">
        <w:r>
          <w:t xml:space="preserve">entropy, joint and conditional entropy, and mutual information</w:t>
        </w:r>
      </w:ins>
    </w:p>
    <w:p>
      <w:pPr>
        <w:pStyle w:val="Compact"/>
        <w:numPr>
          <w:ilvl w:val="0"/>
          <w:numId w:val="1001"/>
        </w:numPr>
      </w:pPr>
      <w:ins w:id="116" w:author="PR Preview" w:date="2026-01-01T00:00:00Z">
        <w:r>
          <w:t xml:space="preserve">Kullback–Leibler divergence and its link to maximum likelihood</w:t>
        </w:r>
      </w:ins>
    </w:p>
    <w:p>
      <w:pPr>
        <w:pStyle w:val="Compact"/>
        <w:numPr>
          <w:ilvl w:val="0"/>
          <w:numId w:val="1001"/>
        </w:numPr>
      </w:pPr>
      <w:ins w:id="117" w:author="PR Preview" w:date="2026-01-01T00:00:00Z">
        <w:r>
          <w:t xml:space="preserve">source coding: the source coding theorem, Huffman and arithmetic codes</w:t>
        </w:r>
      </w:ins>
    </w:p>
    <w:p>
      <w:pPr>
        <w:pStyle w:val="Compact"/>
        <w:numPr>
          <w:ilvl w:val="0"/>
          <w:numId w:val="1001"/>
        </w:numPr>
      </w:pPr>
      <w:ins w:id="118" w:author="PR Preview" w:date="2026-01-01T00:00:00Z">
        <w:r>
          <w:t xml:space="preserve">channel coding: channel capacity and the noisy-channel coding theorem</w:t>
        </w:r>
      </w:ins>
    </w:p>
    <w:p>
      <w:pPr>
        <w:pStyle w:val="Compact"/>
        <w:numPr>
          <w:ilvl w:val="0"/>
          <w:numId w:val="1001"/>
        </w:numPr>
      </w:pPr>
      <w:ins w:id="119" w:author="PR Preview" w:date="2026-01-01T00:00:00Z">
        <w:r>
          <w:t xml:space="preserve">Kolmogorov complexity, and how it relates to Shannon entropy</w:t>
        </w:r>
      </w:ins>
    </w:p>
    <w:p>
      <w:pPr>
        <w:pStyle w:val="FirstParagraph"/>
      </w:pPr>
      <w:ins w:id="120" w:author="PR Preview" w:date="2026-01-01T00:00:00Z">
        <w:r>
          <w:t xml:space="preserve">Entropy, cross-entropy and KL divergence are defined in</w:t>
        </w:r>
      </w:ins>
      <w:ins w:id="121" w:author="PR Preview" w:date="2026-01-01T00:00:00Z">
        <w:r>
          <w:t xml:space="preserve"> </w:t>
        </w:r>
      </w:ins>
      <w:hyperlink r:id="rId9">
        <w:ins w:id="122" w:author="PR Preview" w:date="2026-01-01T00:00:00Z">
          <w:r>
            <w:rPr>
              <w:rStyle w:val="Hyperlink"/>
              <w:i/>
              <w:iCs/>
            </w:rPr>
            <w:t xml:space="preserve">Probability for Data Science</w:t>
          </w:r>
        </w:ins>
      </w:hyperlink>
      <w:ins w:id="123" w:author="PR Preview" w:date="2026-01-01T00:00:00Z">
        <w:r>
          <w:t xml:space="preserve">;</w:t>
        </w:r>
      </w:ins>
      <w:ins w:id="124" w:author="PR Preview" w:date="2026-01-01T00:00:00Z">
        <w:r>
          <w:t xml:space="preserve"> </w:t>
        </w:r>
      </w:ins>
      <w:ins w:id="125" w:author="PR Preview" w:date="2026-01-01T00:00:00Z">
        <w:r>
          <w:t xml:space="preserve">pages here link to those definitions rather than repeating them.</w:t>
        </w:r>
      </w:ins>
      <w:ins w:id="126" w:author="PR Preview" w:date="2026-01-01T00:00:00Z">
        <w:r>
          <w:t xml:space="preserve"> </w:t>
        </w:r>
      </w:ins>
      <w:ins w:id="127" w:author="PR Preview" w:date="2026-01-01T00:00:00Z">
        <w:r>
          <w:t xml:space="preserve">Computational complexity has its own library,</w:t>
        </w:r>
      </w:ins>
      <w:ins w:id="128" w:author="PR Preview" w:date="2026-01-01T00:00:00Z">
        <w:r>
          <w:t xml:space="preserve"> </w:t>
        </w:r>
      </w:ins>
      <w:hyperlink r:id="rId10">
        <w:ins w:id="129" w:author="PR Preview" w:date="2026-01-01T00:00:00Z">
          <w:r>
            <w:rPr>
              <w:rStyle w:val="Hyperlink"/>
              <w:i/>
              <w:iCs/>
            </w:rPr>
            <w:t xml:space="preserve">Computational Complexity for Data Science</w:t>
          </w:r>
        </w:ins>
      </w:hyperlink>
      <w:ins w:id="130" w:author="PR Preview" w:date="2026-01-01T00:00:00Z">
        <w:r>
          <w:t xml:space="preserve">.</w:t>
        </w:r>
      </w:ins>
    </w:p>
    <w:bookmarkEnd w:id="11"/>
    <w:bookmarkStart w:id="12" w:name="using-these-notes-in-another-site"/>
    <w:p>
      <w:pPr>
        <w:pStyle w:val="Heading2"/>
      </w:pPr>
      <w:ins w:id="131" w:author="PR Preview" w:date="2026-01-01T00:00:00Z">
        <w:r>
          <w:t xml:space="preserve">Using these notes in another site</w:t>
        </w:r>
      </w:ins>
    </w:p>
    <w:p>
      <w:pPr>
        <w:pStyle w:val="FirstParagraph"/>
      </w:pPr>
      <w:ins w:id="132" w:author="PR Preview" w:date="2026-01-01T00:00:00Z">
        <w:r>
          <w:t xml:space="preserve">Course sites link to these pages by URL;</w:t>
        </w:r>
      </w:ins>
      <w:ins w:id="133" w:author="PR Preview" w:date="2026-01-01T00:00:00Z">
        <w:r>
          <w:t xml:space="preserve"> </w:t>
        </w:r>
      </w:ins>
      <w:ins w:id="134" w:author="PR Preview" w:date="2026-01-01T00:00:00Z">
        <w:r>
          <w:t xml:space="preserve">they do not include this repository as a git submodule.</w:t>
        </w:r>
      </w:ins>
      <w:ins w:id="135" w:author="PR Preview" w:date="2026-01-01T00:00:00Z">
        <w:r>
          <w:t xml:space="preserve"> </w:t>
        </w:r>
      </w:ins>
      <w:ins w:id="136" w:author="PR Preview" w:date="2026-01-01T00:00:00Z">
        <w:r>
          <w:t xml:space="preserve">A host site that keeps a copy of this repository at its root, named</w:t>
        </w:r>
      </w:ins>
      <w:ins w:id="137" w:author="PR Preview" w:date="2026-01-01T00:00:00Z">
        <w:r>
          <w:t xml:space="preserve"> </w:t>
        </w:r>
      </w:ins>
      <w:ins w:id="138" w:author="PR Preview" w:date="2026-01-01T00:00:00Z">
        <w:r>
          <w:rPr>
            <w:rStyle w:val="VerbatimChar"/>
          </w:rPr>
          <w:t xml:space="preserve">ids</w:t>
        </w:r>
      </w:ins>
      <w:ins w:id="139" w:author="PR Preview" w:date="2026-01-01T00:00:00Z">
        <w:r>
          <w:t xml:space="preserve">,</w:t>
        </w:r>
      </w:ins>
      <w:ins w:id="140" w:author="PR Preview" w:date="2026-01-01T00:00:00Z">
        <w:r>
          <w:t xml:space="preserve"> </w:t>
        </w:r>
      </w:ins>
      <w:ins w:id="141" w:author="PR Preview" w:date="2026-01-01T00:00:00Z">
        <w:r>
          <w:t xml:space="preserve">can still include fragments with paths that start with</w:t>
        </w:r>
      </w:ins>
      <w:ins w:id="142" w:author="PR Preview" w:date="2026-01-01T00:00:00Z">
        <w:r>
          <w:t xml:space="preserve"> </w:t>
        </w:r>
      </w:ins>
      <w:ins w:id="143" w:author="PR Preview" w:date="2026-01-01T00:00:00Z">
        <w:r>
          <w:rPr>
            <w:rStyle w:val="VerbatimChar"/>
          </w:rPr>
          <w:t xml:space="preserve">ids/</w:t>
        </w:r>
      </w:ins>
      <w:ins w:id="144" w:author="PR Preview" w:date="2026-01-01T00:00:00Z">
        <w:r>
          <w:t xml:space="preserve">.</w:t>
        </w:r>
      </w:ins>
      <w:ins w:id="145" w:author="PR Preview" w:date="2026-01-01T00:00:00Z">
        <w:r>
          <w:t xml:space="preserve"> </w:t>
        </w:r>
      </w:ins>
      <w:ins w:id="146" w:author="PR Preview" w:date="2026-01-01T00:00:00Z">
        <w:r>
          <w:t xml:space="preserve">This site includes its own fragments the same way,</w:t>
        </w:r>
      </w:ins>
      <w:ins w:id="147" w:author="PR Preview" w:date="2026-01-01T00:00:00Z">
        <w:r>
          <w:t xml:space="preserve"> </w:t>
        </w:r>
      </w:ins>
      <w:ins w:id="148" w:author="PR Preview" w:date="2026-01-01T00:00:00Z">
        <w:r>
          <w:t xml:space="preserve">through a</w:t>
        </w:r>
      </w:ins>
      <w:ins w:id="149" w:author="PR Preview" w:date="2026-01-01T00:00:00Z">
        <w:r>
          <w:t xml:space="preserve"> </w:t>
        </w:r>
      </w:ins>
      <w:ins w:id="150" w:author="PR Preview" w:date="2026-01-01T00:00:00Z">
        <w:r>
          <w:rPr>
            <w:rStyle w:val="VerbatimChar"/>
          </w:rPr>
          <w:t xml:space="preserve">ids</w:t>
        </w:r>
      </w:ins>
      <w:ins w:id="151" w:author="PR Preview" w:date="2026-01-01T00:00:00Z">
        <w:r>
          <w:t xml:space="preserve"> </w:t>
        </w:r>
      </w:ins>
      <w:ins w:id="152" w:author="PR Preview" w:date="2026-01-01T00:00:00Z">
        <w:r>
          <w:t xml:space="preserve">symlink that points at the repository root.</w:t>
        </w:r>
      </w:ins>
    </w:p>
    <w:p>
      <w:pPr>
        <w:pStyle w:val="BodyText"/>
      </w:pPr>
      <w:ins w:id="153" w:author="PR Preview" w:date="2026-01-01T00:00:00Z">
        <w:r>
          <w:t xml:space="preserve">Quarto resolves</w:t>
        </w:r>
      </w:ins>
      <w:ins w:id="154" w:author="PR Preview" w:date="2026-01-01T00:00:00Z">
        <w:r>
          <w:t xml:space="preserve"> </w:t>
        </w:r>
      </w:ins>
      <w:ins w:id="155" w:author="PR Preview" w:date="2026-01-01T00:00:00Z">
        <w:r>
          <w:rPr>
            <w:rStyle w:val="VerbatimChar"/>
          </w:rPr>
          <w:t xml:space="preserve">@id</w:t>
        </w:r>
      </w:ins>
      <w:ins w:id="156" w:author="PR Preview" w:date="2026-01-01T00:00:00Z">
        <w:r>
          <w:t xml:space="preserve"> </w:t>
        </w:r>
      </w:ins>
      <w:ins w:id="157" w:author="PR Preview" w:date="2026-01-01T00:00:00Z">
        <w:r>
          <w:t xml:space="preserve">cross-references only within one rendered page,</w:t>
        </w:r>
      </w:ins>
      <w:ins w:id="158" w:author="PR Preview" w:date="2026-01-01T00:00:00Z">
        <w:r>
          <w:t xml:space="preserve"> </w:t>
        </w:r>
      </w:ins>
      <w:ins w:id="159" w:author="PR Preview" w:date="2026-01-01T00:00:00Z">
        <w:r>
          <w:t xml:space="preserve">so a host site that links to a result here</w:t>
        </w:r>
      </w:ins>
      <w:ins w:id="160" w:author="PR Preview" w:date="2026-01-01T00:00:00Z">
        <w:r>
          <w:t xml:space="preserve"> </w:t>
        </w:r>
      </w:ins>
      <w:ins w:id="161" w:author="PR Preview" w:date="2026-01-01T00:00:00Z">
        <w:r>
          <w:t xml:space="preserve">uses an explicit link to the page and anchor.</w:t>
        </w:r>
      </w:ins>
    </w:p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https://morrison-lab.github.io/cds/" TargetMode="External"/><Relationship Id="rId9" Type="http://schemas.openxmlformats.org/officeDocument/2006/relationships/hyperlink" Target="https://morrison-lab.github.io/pds/expectation.html#sec-entropy" TargetMode="External"/><Relationship Id="rId11" Type="http://schemas.openxmlformats.org/officeDocument/2006/relationships/hyperlink" Target="https://quarto.org/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https://morrison-lab.github.io/cds/" TargetMode="External"/><Relationship Id="rId9" Type="http://schemas.openxmlformats.org/officeDocument/2006/relationships/hyperlink" Target="https://morrison-lab.github.io/pds/expectation.html#sec-entrop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Information Theory for Data Science</dc:title>
  <dc:creator/>
  <cp:keywords/>
  <dcterms:created xsi:type="dcterms:W3CDTF">2026-10-12T07:55:55Z</dcterms:created>
  <dcterms:modified xsi:type="dcterms:W3CDTF">2026-10-12T07:55:55Z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00:51:27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