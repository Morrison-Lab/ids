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2026-10-14 11:45:26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11:52:18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c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∈</m:t>
          </m:r>
          <m:r>
            <m:t>C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≠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⌊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 (The repetition code corrects one error)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binary repetition code sends each bit three times:</w:delText>
        </w:r>
      </w:del>
      <w:del w:id="6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</w:delText>
        </w:r>
      </w:del>
      <w:del w:id="9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del w:id="10" w:author="PR Preview" w:date="2026-01-01T00:00:00Z">
        <w:r>
          <w:delText xml:space="preserve">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Its minimum distance is</w:delText>
        </w:r>
      </w:del>
      <w:del w:id="1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3</m:t>
        </m:r>
      </m:oMath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so by</w:delText>
        </w:r>
      </w:del>
      <w:del w:id="17" w:author="PR Preview" w:date="2026-01-01T00:00:00Z">
        <w:r>
          <w:delText xml:space="preserve"> </w:delText>
        </w:r>
      </w:del>
      <w:hyperlink w:anchor="thm-distance-corrects-errors">
        <w:del w:id="18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it corrects</w:delText>
        </w:r>
      </w:del>
      <w:del w:id="2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1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error: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 received</w:delText>
        </w:r>
      </w:del>
      <w:del w:id="26" w:author="PR Preview" w:date="2026-01-01T00:00:00Z">
        <w:r>
          <w:delText xml:space="preserve"> </w:delText>
        </w:r>
      </w:del>
      <m:oMath>
        <m:r>
          <m:t>010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decodes to</w:delText>
        </w:r>
      </w:del>
      <w:del w:id="29" w:author="PR Preview" w:date="2026-01-01T00:00:00Z">
        <w:r>
          <w:delText xml:space="preserve"> </w:delText>
        </w:r>
      </w:del>
      <m:oMath>
        <m:r>
          <m:t>000</m:t>
        </m:r>
      </m:oMath>
      <w:del w:id="30" w:author="PR Preview" w:date="2026-01-01T00:00:00Z">
        <w:r>
          <w:delText xml:space="preserve">, the codeword it is nearest to.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The price is the rate,</w:delText>
        </w:r>
      </w:del>
      <w:del w:id="33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del w:id="34" w:author="PR Preview" w:date="2026-01-01T00:00:00Z">
        <w:r>
          <w:delText xml:space="preserve">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MacKay (2003, chap. 1)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calls this code</w:delText>
        </w:r>
      </w:del>
      <w:del w:id="39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3</m:t>
            </m:r>
          </m:sub>
        </m:sSub>
      </m:oMath>
      <w:del w:id="40" w:author="PR Preview" w:date="2026-01-01T00:00:00Z">
        <w:r>
          <w:delText xml:space="preserve">.</w:delText>
        </w:r>
      </w:del>
    </w:p>
    <w:p>
      <w:pPr>
        <w:pStyle w:val="BodyText"/>
      </w:pPr>
      <w:del w:id="41" w:author="PR Preview" w:date="2026-01-01T00:00:00Z">
        <w:r>
          <w:rPr>
            <w:i/>
            <w:iCs/>
          </w:rPr>
          <w:delText xml:space="preserve">Remark 1</w:delText>
        </w:r>
      </w:del>
      <w:del w:id="42" w:author="PR Preview" w:date="2026-01-01T00:00:00Z">
        <w:r>
          <w:delText xml:space="preserve"> (Random errors and worst-case errors). </w:delText>
        </w:r>
      </w:del>
      <w:hyperlink r:id="rId14">
        <w:del w:id="43" w:author="PR Preview" w:date="2026-01-01T00:00:00Z">
          <w:r>
            <w:rPr>
              <w:rStyle w:val="Hyperlink"/>
            </w:rPr>
            <w:delText xml:space="preserve">Source coding</w:delText>
          </w:r>
        </w:del>
      </w:hyperlink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removes redundancy from a message;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error-correcting codes add redundancy back, in a controlled way,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so that the receiver can undo errors.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Shannon (1948)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modeled errors as random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and found the highest rate at which a code can make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the probability of a decoding error as small as wanted.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The codes on this page instead guard against any pattern of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up to</w:delText>
        </w:r>
      </w:del>
      <w:del w:id="62" w:author="PR Preview" w:date="2026-01-01T00:00:00Z">
        <w:r>
          <w:delText xml:space="preserve"> </w:delText>
        </w:r>
      </w:del>
      <m:oMath>
        <m:r>
          <m:t>t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errors, however they arise,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which is the model complexity theory uses.</w:delText>
        </w:r>
      </w:del>
    </w:p>
    <w:p>
      <w:pPr>
        <w:pStyle w:val="BodyText"/>
      </w:pPr>
      <w:ins w:id="67" w:author="PR Preview" w:date="2026-01-01T00:00:00Z">
        <w:r>
          <w:rPr>
            <w:b/>
            <w:bCs/>
          </w:rPr>
          <w:t xml:space="preserve">Example 1 (The repetition code corrects one error)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The binary repetition code sends each bit three times:</w:t>
        </w:r>
      </w:ins>
      <w:ins w:id="70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</w:t>
        </w:r>
      </w:ins>
      <w:ins w:id="73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ins w:id="74" w:author="PR Preview" w:date="2026-01-01T00:00:00Z">
        <w:r>
          <w:t xml:space="preserve">.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Its minimum distance is</w:t>
        </w:r>
      </w:ins>
      <w:ins w:id="7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3</m:t>
        </m:r>
      </m:oMath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so by</w:t>
        </w:r>
      </w:ins>
      <w:ins w:id="81" w:author="PR Preview" w:date="2026-01-01T00:00:00Z">
        <w:r>
          <w:t xml:space="preserve"> </w:t>
        </w:r>
      </w:ins>
      <w:hyperlink w:anchor="thm-distance-corrects-errors">
        <w:ins w:id="8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it corrects</w:t>
        </w:r>
      </w:ins>
      <w:ins w:id="8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error: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 received</w:t>
        </w:r>
      </w:ins>
      <w:ins w:id="90" w:author="PR Preview" w:date="2026-01-01T00:00:00Z">
        <w:r>
          <w:t xml:space="preserve"> </w:t>
        </w:r>
      </w:ins>
      <m:oMath>
        <m:r>
          <m:t>010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decodes to</w:t>
        </w:r>
      </w:ins>
      <w:ins w:id="93" w:author="PR Preview" w:date="2026-01-01T00:00:00Z">
        <w:r>
          <w:t xml:space="preserve"> </w:t>
        </w:r>
      </w:ins>
      <m:oMath>
        <m:r>
          <m:t>000</m:t>
        </m:r>
      </m:oMath>
      <w:ins w:id="94" w:author="PR Preview" w:date="2026-01-01T00:00:00Z">
        <w:r>
          <w:t xml:space="preserve">, the codeword it is nearest to.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The price is the rate,</w:t>
        </w:r>
      </w:ins>
      <w:ins w:id="97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ins w:id="98" w:author="PR Preview" w:date="2026-01-01T00:00:00Z">
        <w:r>
          <w:t xml:space="preserve">.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MacKay (2003, chap. 1)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calls this code</w:t>
        </w:r>
      </w:ins>
      <w:ins w:id="103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3</m:t>
            </m:r>
          </m:sub>
        </m:sSub>
      </m:oMath>
      <w:ins w:id="104" w:author="PR Preview" w:date="2026-01-01T00:00:00Z">
        <w:r>
          <w:t xml:space="preserve">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and the</w:t>
        </w:r>
      </w:ins>
      <w:ins w:id="107" w:author="PR Preview" w:date="2026-01-01T00:00:00Z">
        <w:r>
          <w:t xml:space="preserve"> </w:t>
        </w:r>
      </w:ins>
      <w:hyperlink r:id="rId12">
        <w:ins w:id="108" w:author="PR Preview" w:date="2026-01-01T00:00:00Z">
          <w:r>
            <w:rPr>
              <w:rStyle w:val="Hyperlink"/>
            </w:rPr>
            <w:t xml:space="preserve">channel capacity page</w:t>
          </w:r>
        </w:ins>
      </w:hyperlink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finds its error probability on a noisy channel.</w:t>
        </w:r>
      </w:ins>
    </w:p>
    <w:bookmarkEnd w:id="13"/>
    <w:bookmarkStart w:id="16" w:name="rem-shannon-vs-hamming"/>
    <w:p>
      <w:pPr>
        <w:pStyle w:val="BodyText"/>
      </w:pPr>
      <w:ins w:id="111" w:author="PR Preview" w:date="2026-01-01T00:00:00Z">
        <w:r>
          <w:rPr>
            <w:i/>
            <w:iCs/>
          </w:rPr>
          <w:t xml:space="preserve">Remark 1</w:t>
        </w:r>
      </w:ins>
      <w:ins w:id="112" w:author="PR Preview" w:date="2026-01-01T00:00:00Z">
        <w:r>
          <w:t xml:space="preserve"> (Random errors and worst-case errors). </w:t>
        </w:r>
      </w:ins>
      <w:hyperlink r:id="rId14">
        <w:ins w:id="113" w:author="PR Preview" w:date="2026-01-01T00:00:00Z">
          <w:r>
            <w:rPr>
              <w:rStyle w:val="Hyperlink"/>
            </w:rPr>
            <w:t xml:space="preserve">Source coding</w:t>
          </w:r>
        </w:ins>
      </w:hyperlink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removes redundancy from a message;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error-correcting codes add redundancy back, in a controlled way,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so that the receiver can undo errors.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Shannon (1948)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modeled errors as random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and found that a code can make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the probability of a decoding error as small as wanted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at every rate below the</w:t>
        </w:r>
      </w:ins>
      <w:ins w:id="130" w:author="PR Preview" w:date="2026-01-01T00:00:00Z">
        <w:r>
          <w:t xml:space="preserve"> </w:t>
        </w:r>
      </w:ins>
      <w:hyperlink r:id="rId15">
        <w:ins w:id="131" w:author="PR Preview" w:date="2026-01-01T00:00:00Z">
          <w:r>
            <w:rPr>
              <w:rStyle w:val="Hyperlink"/>
            </w:rPr>
            <w:t xml:space="preserve">channel capacity</w:t>
          </w:r>
        </w:ins>
      </w:hyperlink>
      <w:ins w:id="132" w:author="PR Preview" w:date="2026-01-01T00:00:00Z">
        <w:r>
          <w:t xml:space="preserve">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and at no rate above it.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The codes on this page instead guard against any pattern of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up to</w:t>
        </w:r>
      </w:ins>
      <w:ins w:id="139" w:author="PR Preview" w:date="2026-01-01T00:00:00Z">
        <w:r>
          <w:t xml:space="preserve"> </w:t>
        </w:r>
      </w:ins>
      <m:oMath>
        <m:r>
          <m:t>t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errors, however they arise,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which is the model complexity theory uses.</w:t>
        </w:r>
      </w:ins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  <m:r>
          <m:rPr>
            <m:sty m:val="p"/>
          </m:rPr>
          <m:t>:</m:t>
        </m:r>
        <m:r>
          <m:t>H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d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λ</m:t>
            </m:r>
            <m:r>
              <m:t>m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del w:id="144" w:author="PR Preview" w:date="2026-01-01T00:00:00Z">
        <w:r>
          <w:rPr>
            <w:b/>
            <w:bCs/>
          </w:rPr>
          <w:delText xml:space="preserve">Definition 6 (Hadamard code)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The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rPr>
            <w:b/>
            <w:bCs/>
          </w:rPr>
          <w:delText xml:space="preserve">Hadamard code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sends a message</w:delText>
        </w:r>
      </w:del>
      <w:del w:id="15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to the</w:delText>
        </w:r>
      </w:del>
      <w:del w:id="154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k</m:t>
            </m:r>
          </m:sup>
        </m:sSup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inner products</w:delText>
        </w:r>
      </w:del>
    </w:p>
    <w:p>
      <w:pPr>
        <w:pStyle w:val="BodyText"/>
      </w:pPr>
      <w:ins w:id="157" w:author="PR Preview" w:date="2026-01-01T00:00:00Z">
        <w:r>
          <w:rPr>
            <w:b/>
            <w:bCs/>
          </w:rPr>
          <w:t xml:space="preserve">Definition 6 (Hadamard code)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The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rPr>
            <w:b/>
            <w:bCs/>
          </w:rPr>
          <w:t xml:space="preserve">Hadamard code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sends a message</w:t>
        </w:r>
      </w:ins>
      <w:ins w:id="16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ins w:id="165" w:author="PR Preview" w:date="2026-01-01T00:00:00Z">
        <w:r>
          <w:t xml:space="preserve">, for</w:t>
        </w:r>
      </w:ins>
      <w:ins w:id="16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167" w:author="PR Preview" w:date="2026-01-01T00:00:00Z">
        <w:r>
          <w:t xml:space="preserve">,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to the</w:t>
        </w:r>
      </w:ins>
      <w:ins w:id="170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</m:sup>
        </m:sSup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inner products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call it the Walsh–Hadamard code.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del w:id="173" w:author="PR Preview" w:date="2026-01-01T00:00:00Z">
        <w:r>
          <w:rPr>
            <w:i/>
            <w:iCs/>
          </w:rPr>
          <w:delText xml:space="preserve">Proof</w:delText>
        </w:r>
      </w:del>
      <w:del w:id="174" w:author="PR Preview" w:date="2026-01-01T00:00:00Z">
        <w:r>
          <w:delText xml:space="preserve">. </w:delText>
        </w:r>
      </w:del>
      <w:del w:id="175" w:author="PR Preview" w:date="2026-01-01T00:00:00Z">
        <w:r>
          <w:delText xml:space="preserve">Each inner product</w:delText>
        </w:r>
      </w:del>
      <w:del w:id="176" w:author="PR Preview" w:date="2026-01-01T00:00:00Z">
        <w:r>
          <w:delText xml:space="preserve"> </w:delText>
        </w:r>
      </w:del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is linear in</w:delText>
        </w:r>
      </w:del>
      <w:del w:id="179" w:author="PR Preview" w:date="2026-01-01T00:00:00Z">
        <w:r>
          <w:delText xml:space="preserve"> </w:delText>
        </w:r>
      </w:del>
      <m:oMath>
        <m:r>
          <m:t>x</m:t>
        </m:r>
      </m:oMath>
      <w:del w:id="180" w:author="PR Preview" w:date="2026-01-01T00:00:00Z">
        <w:r>
          <w:delText xml:space="preserve">, so the code is linear.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Let</w:delText>
        </w:r>
      </w:del>
      <w:del w:id="18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≠</m:t>
        </m:r>
        <m:r>
          <m:t>0</m:t>
        </m:r>
      </m:oMath>
      <w:del w:id="184" w:author="PR Preview" w:date="2026-01-01T00:00:00Z">
        <w:r>
          <w:delText xml:space="preserve">, and pick</w:delText>
        </w:r>
      </w:del>
      <w:del w:id="185" w:author="PR Preview" w:date="2026-01-01T00:00:00Z">
        <w:r>
          <w:delText xml:space="preserve"> </w:delText>
        </w:r>
      </w:del>
      <m:oMath>
        <m:r>
          <m:t>i</m:t>
        </m:r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with</w:delText>
        </w:r>
      </w:del>
      <w:del w:id="18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189" w:author="PR Preview" w:date="2026-01-01T00:00:00Z">
        <w:r>
          <w:delText xml:space="preserve">.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Let</w:delText>
        </w:r>
      </w:del>
      <w:del w:id="192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i</m:t>
            </m:r>
          </m:sub>
        </m:sSub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have a 1 in position</w:delText>
        </w:r>
      </w:del>
      <w:del w:id="195" w:author="PR Preview" w:date="2026-01-01T00:00:00Z">
        <w:r>
          <w:delText xml:space="preserve"> </w:delText>
        </w:r>
      </w:del>
      <m:oMath>
        <m:r>
          <m:t>i</m:t>
        </m:r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only.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Then</w:delText>
        </w:r>
      </w:del>
      <w:del w:id="200" w:author="PR Preview" w:date="2026-01-01T00:00:00Z">
        <w:r>
          <w:delText xml:space="preserve"> </w:delText>
        </w:r>
      </w:del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t>1</m:t>
        </m:r>
      </m:oMath>
      <w:del w:id="201" w:author="PR Preview" w:date="2026-01-01T00:00:00Z">
        <w:r>
          <w:delText xml:space="preserve">,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so pairing each</w:delText>
        </w:r>
      </w:del>
      <w:del w:id="204" w:author="PR Preview" w:date="2026-01-01T00:00:00Z">
        <w:r>
          <w:delText xml:space="preserve"> </w:delText>
        </w:r>
      </w:del>
      <m:oMath>
        <m:r>
          <m:t>a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with</w:delText>
        </w:r>
      </w:del>
      <w:del w:id="20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pairs a 0 with a 1,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and exactly half of the</w:delText>
        </w:r>
      </w:del>
      <w:del w:id="212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k</m:t>
            </m:r>
          </m:sup>
        </m:sSup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entries of the codeword of</w:delText>
        </w:r>
      </w:del>
      <w:del w:id="215" w:author="PR Preview" w:date="2026-01-01T00:00:00Z">
        <w:r>
          <w:delText xml:space="preserve"> </w:delText>
        </w:r>
      </w:del>
      <m:oMath>
        <m:r>
          <m:t>x</m:t>
        </m:r>
      </m:oMath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are 1.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So every nonzero codeword has</w:delText>
        </w:r>
      </w:del>
      <w:del w:id="220" w:author="PR Preview" w:date="2026-01-01T00:00:00Z">
        <w:r>
          <w:delText xml:space="preserve"> </w:delText>
        </w:r>
      </w:del>
      <w:hyperlink w:anchor="def-weight">
        <w:del w:id="221" w:author="PR Preview" w:date="2026-01-01T00:00:00Z">
          <w:r>
            <w:rPr>
              <w:rStyle w:val="Hyperlink"/>
            </w:rPr>
            <w:delText xml:space="preserve">weight</w:delText>
          </w:r>
        </w:del>
      </w:hyperlink>
      <w:del w:id="222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223" w:author="PR Preview" w:date="2026-01-01T00:00:00Z">
        <w:r>
          <w:delText xml:space="preserve">,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and</w:delText>
        </w:r>
      </w:del>
      <w:del w:id="226" w:author="PR Preview" w:date="2026-01-01T00:00:00Z">
        <w:r>
          <w:delText xml:space="preserve"> </w:delText>
        </w:r>
      </w:del>
      <w:hyperlink w:anchor="rem-linear-code-weight">
        <w:del w:id="227" w:author="PR Preview" w:date="2026-01-01T00:00:00Z">
          <w:r>
            <w:rPr>
              <w:rStyle w:val="Hyperlink"/>
            </w:rPr>
            <w:delText xml:space="preserve">Remark 2</w:delText>
          </w:r>
        </w:del>
      </w:hyperlink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gives the minimum distance.</w:delText>
        </w:r>
      </w:del>
    </w:p>
    <w:p>
      <w:pPr>
        <w:pStyle w:val="BodyText"/>
      </w:pPr>
      <w:ins w:id="230" w:author="PR Preview" w:date="2026-01-01T00:00:00Z">
        <w:r>
          <w:rPr>
            <w:i/>
            <w:iCs/>
          </w:rPr>
          <w:t xml:space="preserve">Proof</w:t>
        </w:r>
      </w:ins>
      <w:ins w:id="231" w:author="PR Preview" w:date="2026-01-01T00:00:00Z">
        <w:r>
          <w:t xml:space="preserve">. </w:t>
        </w:r>
      </w:ins>
      <w:ins w:id="232" w:author="PR Preview" w:date="2026-01-01T00:00:00Z">
        <w:r>
          <w:t xml:space="preserve">Let</w:t>
        </w:r>
      </w:ins>
      <w:ins w:id="23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0</m:t>
        </m:r>
      </m:oMath>
      <w:ins w:id="234" w:author="PR Preview" w:date="2026-01-01T00:00:00Z">
        <w:r>
          <w:t xml:space="preserve">, and pick</w:t>
        </w:r>
      </w:ins>
      <w:ins w:id="235" w:author="PR Preview" w:date="2026-01-01T00:00:00Z">
        <w:r>
          <w:t xml:space="preserve"> </w:t>
        </w:r>
      </w:ins>
      <m:oMath>
        <m:r>
          <m:t>i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with</w:t>
        </w:r>
      </w:ins>
      <w:ins w:id="2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239" w:author="PR Preview" w:date="2026-01-01T00:00:00Z">
        <w:r>
          <w:t xml:space="preserve">.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Let</w:t>
        </w:r>
      </w:ins>
      <w:ins w:id="242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i</m:t>
            </m:r>
          </m:sub>
        </m:sSub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have a 1 in position</w:t>
        </w:r>
      </w:ins>
      <w:ins w:id="245" w:author="PR Preview" w:date="2026-01-01T00:00:00Z">
        <w:r>
          <w:t xml:space="preserve"> </w:t>
        </w:r>
      </w:ins>
      <m:oMath>
        <m:r>
          <m:t>i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only.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Then</w:t>
        </w:r>
      </w:ins>
      <w:ins w:id="250" w:author="PR Preview" w:date="2026-01-01T00:00:00Z">
        <w:r>
          <w:t xml:space="preserve"> </w:t>
        </w:r>
      </w:ins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t>1</m:t>
        </m:r>
      </m:oMath>
      <w:ins w:id="251" w:author="PR Preview" w:date="2026-01-01T00:00:00Z">
        <w:r>
          <w:t xml:space="preserve">,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so pairing each</w:t>
        </w:r>
      </w:ins>
      <w:ins w:id="254" w:author="PR Preview" w:date="2026-01-01T00:00:00Z">
        <w:r>
          <w:t xml:space="preserve"> </w:t>
        </w:r>
      </w:ins>
      <m:oMath>
        <m:r>
          <m:t>a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with</w:t>
        </w:r>
      </w:ins>
      <w:ins w:id="25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pairs a 0 with a 1,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and exactly half of the</w:t>
        </w:r>
      </w:ins>
      <w:ins w:id="262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</m:sup>
        </m:sSup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entries of the codeword of</w:t>
        </w:r>
      </w:ins>
      <w:ins w:id="265" w:author="PR Preview" w:date="2026-01-01T00:00:00Z">
        <w:r>
          <w:t xml:space="preserve"> </w:t>
        </w:r>
      </w:ins>
      <m:oMath>
        <m:r>
          <m:t>x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are 1.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So every nonzero message has a codeword of</w:t>
        </w:r>
      </w:ins>
      <w:ins w:id="270" w:author="PR Preview" w:date="2026-01-01T00:00:00Z">
        <w:r>
          <w:t xml:space="preserve"> </w:t>
        </w:r>
      </w:ins>
      <w:hyperlink w:anchor="def-weight">
        <w:ins w:id="271" w:author="PR Preview" w:date="2026-01-01T00:00:00Z">
          <w:r>
            <w:rPr>
              <w:rStyle w:val="Hyperlink"/>
            </w:rPr>
            <w:t xml:space="preserve">weight</w:t>
          </w:r>
        </w:ins>
      </w:hyperlink>
      <w:ins w:id="272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ins w:id="273" w:author="PR Preview" w:date="2026-01-01T00:00:00Z">
        <w:r>
          <w:t xml:space="preserve">.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Each inner product</w:t>
        </w:r>
      </w:ins>
      <w:ins w:id="276" w:author="PR Preview" w:date="2026-01-01T00:00:00Z">
        <w:r>
          <w:t xml:space="preserve"> </w:t>
        </w:r>
      </w:ins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is linear in</w:t>
        </w:r>
      </w:ins>
      <w:ins w:id="279" w:author="PR Preview" w:date="2026-01-01T00:00:00Z">
        <w:r>
          <w:t xml:space="preserve"> </w:t>
        </w:r>
      </w:ins>
      <m:oMath>
        <m:r>
          <m:t>x</m:t>
        </m:r>
      </m:oMath>
      <w:ins w:id="280" w:author="PR Preview" w:date="2026-01-01T00:00:00Z">
        <w:r>
          <w:t xml:space="preserve">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so the encoding map is linear,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and only the zero message has the zero codeword,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so the map is one-to-one and the code is linear.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Then</w:t>
        </w:r>
      </w:ins>
      <w:ins w:id="289" w:author="PR Preview" w:date="2026-01-01T00:00:00Z">
        <w:r>
          <w:t xml:space="preserve"> </w:t>
        </w:r>
      </w:ins>
      <w:hyperlink w:anchor="rem-linear-code-weight">
        <w:ins w:id="290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gives the minimum distance.</w:t>
        </w:r>
      </w:ins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del w:id="293" w:author="PR Preview" w:date="2026-01-01T00:00:00Z">
        <w:r>
          <w:rPr>
            <w:b/>
            <w:bCs/>
          </w:rPr>
          <w:delText xml:space="preserve">Theorem 5 (The Hadamard code is locally decodable)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Let</w:delText>
        </w:r>
      </w:del>
      <w:del w:id="296" w:author="PR Preview" w:date="2026-01-01T00:00:00Z">
        <w:r>
          <w:delText xml:space="preserve"> </w:delText>
        </w:r>
      </w:del>
      <m:oMath>
        <m:r>
          <m:t>w</m:t>
        </m:r>
      </m:oMath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be a binary string of length</w:delText>
        </w:r>
      </w:del>
      <w:del w:id="299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k</m:t>
            </m:r>
          </m:sup>
        </m:sSup>
      </m:oMath>
      <w:del w:id="300" w:author="PR Preview" w:date="2026-01-01T00:00:00Z">
        <w:r>
          <w:delText xml:space="preserve">,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with</w:delText>
        </w:r>
      </w:del>
      <w:del w:id="303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its symbol at the position indexed by</w:delText>
        </w:r>
      </w:del>
      <w:del w:id="30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del w:id="307" w:author="PR Preview" w:date="2026-01-01T00:00:00Z">
        <w:r>
          <w:delText xml:space="preserve">,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that differs from the</w:delText>
        </w:r>
      </w:del>
      <w:del w:id="310" w:author="PR Preview" w:date="2026-01-01T00:00:00Z">
        <w:r>
          <w:delText xml:space="preserve"> </w:delText>
        </w:r>
      </w:del>
      <w:hyperlink w:anchor="def-hadamard-code">
        <w:del w:id="311" w:author="PR Preview" w:date="2026-01-01T00:00:00Z">
          <w:r>
            <w:rPr>
              <w:rStyle w:val="Hyperlink"/>
            </w:rPr>
            <w:delText xml:space="preserve">Hadamard codeword</w:delText>
          </w:r>
        </w:del>
      </w:hyperlink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of</w:delText>
        </w:r>
      </w:del>
      <w:del w:id="314" w:author="PR Preview" w:date="2026-01-01T00:00:00Z">
        <w:r>
          <w:delText xml:space="preserve"> </w:delText>
        </w:r>
      </w:del>
      <m:oMath>
        <m:r>
          <m:t>x</m:t>
        </m:r>
      </m:oMath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in at most a fraction</w:delText>
        </w:r>
      </w:del>
      <w:del w:id="317" w:author="PR Preview" w:date="2026-01-01T00:00:00Z">
        <w:r>
          <w:delText xml:space="preserve"> </w:delText>
        </w:r>
      </w:del>
      <m:oMath>
        <m:r>
          <m:t>δ</m:t>
        </m:r>
      </m:oMath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of its positions.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Fix</w:delText>
        </w:r>
      </w:del>
      <w:del w:id="32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del w:id="323" w:author="PR Preview" w:date="2026-01-01T00:00:00Z">
        <w:r>
          <w:delText xml:space="preserve">,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and let</w:delText>
        </w:r>
      </w:del>
      <w:del w:id="326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i</m:t>
            </m:r>
          </m:sub>
        </m:sSub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have a 1 in position</w:delText>
        </w:r>
      </w:del>
      <w:del w:id="329" w:author="PR Preview" w:date="2026-01-01T00:00:00Z">
        <w:r>
          <w:delText xml:space="preserve"> </w:delText>
        </w:r>
      </w:del>
      <m:oMath>
        <m:r>
          <m:t>i</m:t>
        </m:r>
      </m:oMath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only.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Choose</w:delText>
        </w:r>
      </w:del>
      <w:del w:id="33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uniformly at random and output</w:delText>
        </w:r>
      </w:del>
      <w:del w:id="337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338" w:author="PR Preview" w:date="2026-01-01T00:00:00Z">
        <w:r>
          <w:delText xml:space="preserve">.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The output equals</w:delText>
        </w:r>
      </w:del>
      <w:del w:id="34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with probability at least</w:delText>
        </w:r>
      </w:del>
      <w:del w:id="34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del w:id="345" w:author="PR Preview" w:date="2026-01-01T00:00:00Z">
        <w:r>
          <w:delText xml:space="preserve">.</w:delText>
        </w:r>
      </w:del>
    </w:p>
    <w:p>
      <w:pPr>
        <w:pStyle w:val="BodyText"/>
      </w:pPr>
      <w:ins w:id="346" w:author="PR Preview" w:date="2026-01-01T00:00:00Z">
        <w:r>
          <w:rPr>
            <w:b/>
            <w:bCs/>
          </w:rPr>
          <w:t xml:space="preserve">Theorem 5 (Two-query decoding of the Hadamard code)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Let</w:t>
        </w:r>
      </w:ins>
      <w:ins w:id="349" w:author="PR Preview" w:date="2026-01-01T00:00:00Z">
        <w:r>
          <w:t xml:space="preserve"> </w:t>
        </w:r>
      </w:ins>
      <m:oMath>
        <m:r>
          <m:t>w</m:t>
        </m:r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be a binary string of length</w:t>
        </w:r>
      </w:ins>
      <w:ins w:id="352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</m:sup>
        </m:sSup>
      </m:oMath>
      <w:ins w:id="353" w:author="PR Preview" w:date="2026-01-01T00:00:00Z">
        <w:r>
          <w:t xml:space="preserve">,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with</w:t>
        </w:r>
      </w:ins>
      <w:ins w:id="356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its symbol at the position indexed by</w:t>
        </w:r>
      </w:ins>
      <w:ins w:id="35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ins w:id="360" w:author="PR Preview" w:date="2026-01-01T00:00:00Z">
        <w:r>
          <w:t xml:space="preserve">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that differs from the</w:t>
        </w:r>
      </w:ins>
      <w:ins w:id="363" w:author="PR Preview" w:date="2026-01-01T00:00:00Z">
        <w:r>
          <w:t xml:space="preserve"> </w:t>
        </w:r>
      </w:ins>
      <w:hyperlink w:anchor="def-hadamard-code">
        <w:ins w:id="364" w:author="PR Preview" w:date="2026-01-01T00:00:00Z">
          <w:r>
            <w:rPr>
              <w:rStyle w:val="Hyperlink"/>
            </w:rPr>
            <w:t xml:space="preserve">Hadamard codeword</w:t>
          </w:r>
        </w:ins>
      </w:hyperlink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of</w:t>
        </w:r>
      </w:ins>
      <w:ins w:id="367" w:author="PR Preview" w:date="2026-01-01T00:00:00Z">
        <w:r>
          <w:t xml:space="preserve"> </w:t>
        </w:r>
      </w:ins>
      <m:oMath>
        <m:r>
          <m:t>x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in at most a fraction</w:t>
        </w:r>
      </w:ins>
      <w:ins w:id="370" w:author="PR Preview" w:date="2026-01-01T00:00:00Z">
        <w:r>
          <w:t xml:space="preserve"> </w:t>
        </w:r>
      </w:ins>
      <m:oMath>
        <m:r>
          <m:t>δ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of its positions.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Fix</w:t>
        </w:r>
      </w:ins>
      <w:ins w:id="37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ins w:id="376" w:author="PR Preview" w:date="2026-01-01T00:00:00Z">
        <w:r>
          <w:t xml:space="preserve">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and let</w:t>
        </w:r>
      </w:ins>
      <w:ins w:id="379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i</m:t>
            </m:r>
          </m:sub>
        </m:sSub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have a 1 in position</w:t>
        </w:r>
      </w:ins>
      <w:ins w:id="382" w:author="PR Preview" w:date="2026-01-01T00:00:00Z">
        <w:r>
          <w:t xml:space="preserve"> </w:t>
        </w:r>
      </w:ins>
      <m:oMath>
        <m:r>
          <m:t>i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only.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Choose</w:t>
        </w:r>
      </w:ins>
      <w:ins w:id="38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uniformly at random and output</w:t>
        </w:r>
      </w:ins>
      <w:ins w:id="390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ins w:id="391" w:author="PR Preview" w:date="2026-01-01T00:00:00Z">
        <w:r>
          <w:t xml:space="preserve">.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The output equals</w:t>
        </w:r>
      </w:ins>
      <w:ins w:id="3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with probability at least</w:t>
        </w:r>
      </w:ins>
      <w:ins w:id="39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ins w:id="398" w:author="PR Preview" w:date="2026-01-01T00:00:00Z">
        <w:r>
          <w:t xml:space="preserve">.</w:t>
        </w:r>
      </w:ins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del w:id="399" w:author="PR Preview" w:date="2026-01-01T00:00:00Z">
        <w:r>
          <w:rPr>
            <w:b/>
            <w:bCs/>
          </w:rPr>
          <w:delText xml:space="preserve">Definition 7 (Locally decodable code)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A</w:delText>
        </w:r>
      </w:del>
      <w:del w:id="402" w:author="PR Preview" w:date="2026-01-01T00:00:00Z">
        <w:r>
          <w:delText xml:space="preserve"> </w:delText>
        </w:r>
      </w:del>
      <w:hyperlink w:anchor="def-block-code">
        <w:del w:id="403" w:author="PR Preview" w:date="2026-01-01T00:00:00Z">
          <w:r>
            <w:rPr>
              <w:rStyle w:val="Hyperlink"/>
            </w:rPr>
            <w:delText xml:space="preserve">block code</w:delText>
          </w:r>
        </w:del>
      </w:hyperlink>
      <w:del w:id="404" w:author="PR Preview" w:date="2026-01-01T00:00:00Z">
        <w:r>
          <w:delText xml:space="preserve"> </w:delText>
        </w:r>
      </w:del>
      <m:oMath>
        <m:r>
          <m:t>E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is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rPr>
            <w:b/>
            <w:bCs/>
          </w:rPr>
          <w:delText xml:space="preserve">locally decodable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with</w:delText>
        </w:r>
      </w:del>
      <w:del w:id="411" w:author="PR Preview" w:date="2026-01-01T00:00:00Z">
        <w:r>
          <w:delText xml:space="preserve"> </w:delText>
        </w:r>
      </w:del>
      <m:oMath>
        <m:r>
          <m:t>r</m:t>
        </m:r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queries and error fraction</w:delText>
        </w:r>
      </w:del>
      <w:del w:id="414" w:author="PR Preview" w:date="2026-01-01T00:00:00Z">
        <w:r>
          <w:delText xml:space="preserve"> </w:delText>
        </w:r>
      </w:del>
      <m:oMath>
        <m:r>
          <m:t>δ</m:t>
        </m:r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if there is a randomized decoder with the following property.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Given an index</w:delText>
        </w:r>
      </w:del>
      <w:del w:id="419" w:author="PR Preview" w:date="2026-01-01T00:00:00Z">
        <w:r>
          <w:delText xml:space="preserve"> </w:delText>
        </w:r>
      </w:del>
      <m:oMath>
        <m:r>
          <m:t>i</m:t>
        </m:r>
      </m:oMath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and access to any word</w:delText>
        </w:r>
      </w:del>
      <w:del w:id="422" w:author="PR Preview" w:date="2026-01-01T00:00:00Z">
        <w:r>
          <w:delText xml:space="preserve"> </w:delText>
        </w:r>
      </w:del>
      <m:oMath>
        <m:r>
          <m:t>w</m:t>
        </m:r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that differs from some codeword</w:delText>
        </w:r>
      </w:del>
      <w:del w:id="425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in at most a fraction</w:delText>
        </w:r>
      </w:del>
      <w:del w:id="428" w:author="PR Preview" w:date="2026-01-01T00:00:00Z">
        <w:r>
          <w:delText xml:space="preserve"> </w:delText>
        </w:r>
      </w:del>
      <m:oMath>
        <m:r>
          <m:t>δ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of its positions,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the decoder reads at most</w:delText>
        </w:r>
      </w:del>
      <w:del w:id="433" w:author="PR Preview" w:date="2026-01-01T00:00:00Z">
        <w:r>
          <w:delText xml:space="preserve"> </w:delText>
        </w:r>
      </w:del>
      <m:oMath>
        <m:r>
          <m:t>r</m:t>
        </m:r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symbols of</w:delText>
        </w:r>
      </w:del>
      <w:del w:id="436" w:author="PR Preview" w:date="2026-01-01T00:00:00Z">
        <w:r>
          <w:delText xml:space="preserve"> </w:delText>
        </w:r>
      </w:del>
      <m:oMath>
        <m:r>
          <m:t>w</m:t>
        </m:r>
      </m:oMath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and outputs</w:delText>
        </w:r>
      </w:del>
      <w:del w:id="4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with probability at least</w:delText>
        </w:r>
      </w:del>
      <w:del w:id="44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/</m:t>
        </m:r>
        <m:r>
          <m:t>3</m:t>
        </m:r>
      </m:oMath>
      <w:del w:id="443" w:author="PR Preview" w:date="2026-01-01T00:00:00Z">
        <w:r>
          <w:delText xml:space="preserve">.</w:delText>
        </w:r>
      </w:del>
    </w:p>
    <w:p>
      <w:pPr>
        <w:pStyle w:val="BodyText"/>
      </w:pPr>
      <w:del w:id="444" w:author="PR Preview" w:date="2026-01-01T00:00:00Z">
        <w:r>
          <w:rPr>
            <w:i/>
            <w:iCs/>
          </w:rPr>
          <w:delText xml:space="preserve">Remark 3</w:delText>
        </w:r>
      </w:del>
      <w:del w:id="445" w:author="PR Preview" w:date="2026-01-01T00:00:00Z">
        <w:r>
          <w:delText xml:space="preserve"> (Reading two symbols instead of the whole word). </w:delText>
        </w:r>
      </w:del>
      <w:del w:id="446" w:author="PR Preview" w:date="2026-01-01T00:00:00Z">
        <w:r>
          <w:delText xml:space="preserve">When</w:delText>
        </w:r>
      </w:del>
      <w:del w:id="447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del w:id="448" w:author="PR Preview" w:date="2026-01-01T00:00:00Z">
        <w:r>
          <w:delText xml:space="preserve">, the success probability</w:delText>
        </w:r>
      </w:del>
      <w:del w:id="44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in</w:delText>
        </w:r>
      </w:del>
      <w:del w:id="452" w:author="PR Preview" w:date="2026-01-01T00:00:00Z">
        <w:r>
          <w:delText xml:space="preserve"> </w:delText>
        </w:r>
      </w:del>
      <w:hyperlink w:anchor="thm-hadamard-local-decoding">
        <w:del w:id="45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is at least</w:delText>
        </w:r>
      </w:del>
      <w:del w:id="456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/</m:t>
        </m:r>
        <m:r>
          <m:t>3</m:t>
        </m:r>
      </m:oMath>
      <w:del w:id="457" w:author="PR Preview" w:date="2026-01-01T00:00:00Z">
        <w:r>
          <w:delText xml:space="preserve">,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so the Hadamard code is</w:delText>
        </w:r>
      </w:del>
      <w:del w:id="460" w:author="PR Preview" w:date="2026-01-01T00:00:00Z">
        <w:r>
          <w:delText xml:space="preserve"> </w:delText>
        </w:r>
      </w:del>
      <w:hyperlink w:anchor="def-locally-decodable">
        <w:del w:id="461" w:author="PR Preview" w:date="2026-01-01T00:00:00Z">
          <w:r>
            <w:rPr>
              <w:rStyle w:val="Hyperlink"/>
            </w:rPr>
            <w:delText xml:space="preserve">locally decodable</w:delText>
          </w:r>
        </w:del>
      </w:hyperlink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with 2 queries,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however long the message is.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When</w:delText>
        </w:r>
      </w:del>
      <w:del w:id="468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469" w:author="PR Preview" w:date="2026-01-01T00:00:00Z">
        <w:r>
          <w:delText xml:space="preserve">, the decoder is right with probability above</w:delText>
        </w:r>
      </w:del>
      <w:del w:id="47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471" w:author="PR Preview" w:date="2026-01-01T00:00:00Z">
        <w:r>
          <w:delText xml:space="preserve">,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and repeating it with fresh random choices and taking a majority vote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drives its error probability as low as needed.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Decoding to the nearest codeword, as in</w:delText>
        </w:r>
      </w:del>
      <w:del w:id="478" w:author="PR Preview" w:date="2026-01-01T00:00:00Z">
        <w:r>
          <w:delText xml:space="preserve"> </w:delText>
        </w:r>
      </w:del>
      <w:hyperlink w:anchor="thm-distance-corrects-errors">
        <w:del w:id="479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480" w:author="PR Preview" w:date="2026-01-01T00:00:00Z">
        <w:r>
          <w:delText xml:space="preserve">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instead reads all</w:delText>
        </w:r>
      </w:del>
      <w:del w:id="483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k</m:t>
            </m:r>
          </m:sup>
        </m:sSup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symbols.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The Hadamard code pays for local decoding with block length</w:delText>
        </w:r>
      </w:del>
      <w:del w:id="488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k</m:t>
            </m:r>
          </m:sup>
        </m:sSup>
      </m:oMath>
      <w:del w:id="489" w:author="PR Preview" w:date="2026-01-01T00:00:00Z">
        <w:r>
          <w:delText xml:space="preserve">;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polynomial codes in several variables,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which extend</w:delText>
        </w:r>
      </w:del>
      <w:del w:id="494" w:author="PR Preview" w:date="2026-01-01T00:00:00Z">
        <w:r>
          <w:delText xml:space="preserve"> </w:delText>
        </w:r>
      </w:del>
      <w:hyperlink w:anchor="def-reed-solomon-code">
        <w:del w:id="495" w:author="PR Preview" w:date="2026-01-01T00:00:00Z">
          <w:r>
            <w:rPr>
              <w:rStyle w:val="Hyperlink"/>
            </w:rPr>
            <w:delText xml:space="preserve">Reed–Solomon codes</w:delText>
          </w:r>
        </w:del>
      </w:hyperlink>
      <w:del w:id="496" w:author="PR Preview" w:date="2026-01-01T00:00:00Z">
        <w:r>
          <w:delText xml:space="preserve">,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trade a few more queries for much shorter codewords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(Arora and Barak 2009, chap. 19)</w:delText>
        </w:r>
      </w:del>
      <w:del w:id="501" w:author="PR Preview" w:date="2026-01-01T00:00:00Z">
        <w:r>
          <w:delText xml:space="preserve">.</w:delText>
        </w:r>
      </w:del>
    </w:p>
    <w:p>
      <w:pPr>
        <w:pStyle w:val="BodyText"/>
      </w:pPr>
      <w:del w:id="502" w:author="PR Preview" w:date="2026-01-01T00:00:00Z">
        <w:r>
          <w:rPr>
            <w:i/>
            <w:iCs/>
          </w:rPr>
          <w:delText xml:space="preserve">Remark 4</w:delText>
        </w:r>
      </w:del>
      <w:del w:id="503" w:author="PR Preview" w:date="2026-01-01T00:00:00Z">
        <w:r>
          <w:delText xml:space="preserve"> (Hardness amplification). </w:delText>
        </w:r>
      </w:del>
      <w:del w:id="504" w:author="PR Preview" w:date="2026-01-01T00:00:00Z">
        <w:r>
          <w:delText xml:space="preserve">A Boolean function</w:delText>
        </w:r>
      </w:del>
      <w:del w:id="5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ℓ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is determined by its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rPr>
            <w:i/>
            <w:iCs/>
          </w:rPr>
          <w:delText xml:space="preserve">truth table</w:delText>
        </w:r>
      </w:del>
      <w:del w:id="510" w:author="PR Preview" w:date="2026-01-01T00:00:00Z">
        <w:r>
          <w:delText xml:space="preserve">, a binary string of length</w:delText>
        </w:r>
      </w:del>
      <w:del w:id="511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ℓ</m:t>
            </m:r>
          </m:sup>
        </m:sSup>
      </m:oMath>
      <w:del w:id="512" w:author="PR Preview" w:date="2026-01-01T00:00:00Z">
        <w:r>
          <w:delText xml:space="preserve">,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so it can be encoded like any message.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Encode the truth table with a locally decodable code,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and read the codeword as the truth table of a new function</w:delText>
        </w:r>
      </w:del>
      <w:del w:id="51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520" w:author="PR Preview" w:date="2026-01-01T00:00:00Z">
        <w:r>
          <w:delText xml:space="preserve">.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If a small circuit computed</w:delText>
        </w:r>
      </w:del>
      <w:del w:id="52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correctly on most inputs,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then running a local decoder on that circuit’s outputs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would compute</w:delText>
        </w:r>
      </w:del>
      <w:del w:id="530" w:author="PR Preview" w:date="2026-01-01T00:00:00Z">
        <w:r>
          <w:delText xml:space="preserve"> </w:delText>
        </w:r>
      </w:del>
      <m:oMath>
        <m:r>
          <m:t>f</m:t>
        </m:r>
      </m:oMath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correctly on every input, with high probability,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using a circuit not much larger.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So if no small circuit computes</w:delText>
        </w:r>
      </w:del>
      <w:del w:id="537" w:author="PR Preview" w:date="2026-01-01T00:00:00Z">
        <w:r>
          <w:delText xml:space="preserve"> </w:delText>
        </w:r>
      </w:del>
      <m:oMath>
        <m:r>
          <m:t>f</m:t>
        </m:r>
      </m:oMath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on every input,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then no small circuit computes</w:delText>
        </w:r>
      </w:del>
      <w:del w:id="54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on most inputs.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Arora and Barak (2009, chap. 19)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develop this worst-case to average-case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hardness amplification,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and their chapter 20 uses it to build pseudorandom generators.</w:delText>
        </w:r>
      </w:del>
    </w:p>
    <w:p>
      <w:pPr>
        <w:pStyle w:val="BodyText"/>
      </w:pPr>
      <w:del w:id="553" w:author="PR Preview" w:date="2026-01-01T00:00:00Z">
        <w:r>
          <w:rPr>
            <w:i/>
            <w:iCs/>
          </w:rPr>
          <w:delText xml:space="preserve">Remark 5</w:delText>
        </w:r>
      </w:del>
      <w:del w:id="554" w:author="PR Preview" w:date="2026-01-01T00:00:00Z">
        <w:r>
          <w:delText xml:space="preserve"> (Codes in the PCP theorem). </w:delText>
        </w:r>
      </w:del>
      <w:del w:id="555" w:author="PR Preview" w:date="2026-01-01T00:00:00Z">
        <w:r>
          <w:delText xml:space="preserve">The PCP theorem says that every statement in NP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has a proof that a randomized verifier can check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by reading a constant number of its bits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and using only</w:delText>
        </w:r>
      </w:del>
      <w:del w:id="562" w:author="PR Preview" w:date="2026-01-01T00:00:00Z">
        <w:r>
          <w:delText xml:space="preserve"> </w:delText>
        </w:r>
      </w:del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random bits,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where</w:delText>
        </w:r>
      </w:del>
      <w:del w:id="567" w:author="PR Preview" w:date="2026-01-01T00:00:00Z">
        <w:r>
          <w:delText xml:space="preserve"> </w:delText>
        </w:r>
      </w:del>
      <m:oMath>
        <m:r>
          <m:t>n</m:t>
        </m:r>
      </m:oMath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is the length of the statement.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Arora and Barak (2009, chap. 11)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prove a weaker version,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in which the verifier uses polynomially many random bits,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by writing the proof in the</w:delText>
        </w:r>
      </w:del>
      <w:del w:id="578" w:author="PR Preview" w:date="2026-01-01T00:00:00Z">
        <w:r>
          <w:delText xml:space="preserve"> </w:delText>
        </w:r>
      </w:del>
      <w:hyperlink w:anchor="def-hadamard-code">
        <w:del w:id="579" w:author="PR Preview" w:date="2026-01-01T00:00:00Z">
          <w:r>
            <w:rPr>
              <w:rStyle w:val="Hyperlink"/>
            </w:rPr>
            <w:delText xml:space="preserve">Hadamard code</w:delText>
          </w:r>
        </w:del>
      </w:hyperlink>
      <w:del w:id="580" w:author="PR Preview" w:date="2026-01-01T00:00:00Z">
        <w:r>
          <w:delText xml:space="preserve">.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The verifier then tests a few random positions of the encoded proof,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in the spirit of</w:delText>
        </w:r>
      </w:del>
      <w:del w:id="585" w:author="PR Preview" w:date="2026-01-01T00:00:00Z">
        <w:r>
          <w:delText xml:space="preserve"> </w:delText>
        </w:r>
      </w:del>
      <w:hyperlink w:anchor="thm-hadamard-local-decoding">
        <w:del w:id="58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87" w:author="PR Preview" w:date="2026-01-01T00:00:00Z">
        <w:r>
          <w:delText xml:space="preserve">,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instead of reading all of it.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They prove the full theorem in chapter 22.</w:delText>
        </w:r>
      </w:del>
    </w:p>
    <w:p>
      <w:pPr>
        <w:pStyle w:val="BodyText"/>
      </w:pPr>
      <w:ins w:id="592" w:author="PR Preview" w:date="2026-01-01T00:00:00Z">
        <w:r>
          <w:rPr>
            <w:b/>
            <w:bCs/>
          </w:rPr>
          <w:t xml:space="preserve">Definition 7 (Locally decodable code)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</w:t>
        </w:r>
      </w:ins>
      <w:ins w:id="595" w:author="PR Preview" w:date="2026-01-01T00:00:00Z">
        <w:r>
          <w:t xml:space="preserve"> </w:t>
        </w:r>
      </w:ins>
      <w:hyperlink w:anchor="def-block-code">
        <w:ins w:id="596" w:author="PR Preview" w:date="2026-01-01T00:00:00Z">
          <w:r>
            <w:rPr>
              <w:rStyle w:val="Hyperlink"/>
            </w:rPr>
            <w:t xml:space="preserve">block code</w:t>
          </w:r>
        </w:ins>
      </w:hyperlink>
      <w:ins w:id="597" w:author="PR Preview" w:date="2026-01-01T00:00:00Z">
        <w:r>
          <w:t xml:space="preserve"> </w:t>
        </w:r>
      </w:ins>
      <m:oMath>
        <m:r>
          <m:t>E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is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rPr>
            <w:b/>
            <w:bCs/>
          </w:rPr>
          <w:t xml:space="preserve">locally decodable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with</w:t>
        </w:r>
      </w:ins>
      <w:ins w:id="604" w:author="PR Preview" w:date="2026-01-01T00:00:00Z">
        <w:r>
          <w:t xml:space="preserve"> </w:t>
        </w:r>
      </w:ins>
      <m:oMath>
        <m:r>
          <m:t>r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queries and error fraction</w:t>
        </w:r>
      </w:ins>
      <w:ins w:id="607" w:author="PR Preview" w:date="2026-01-01T00:00:00Z">
        <w:r>
          <w:t xml:space="preserve"> </w:t>
        </w:r>
      </w:ins>
      <m:oMath>
        <m:r>
          <m:t>δ</m:t>
        </m:r>
      </m:oMath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if there is a randomized decoder with the following property.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For every message</w:t>
        </w:r>
      </w:ins>
      <w:ins w:id="612" w:author="PR Preview" w:date="2026-01-01T00:00:00Z">
        <w:r>
          <w:t xml:space="preserve"> </w:t>
        </w:r>
      </w:ins>
      <m:oMath>
        <m:r>
          <m:t>x</m:t>
        </m:r>
      </m:oMath>
      <w:ins w:id="613" w:author="PR Preview" w:date="2026-01-01T00:00:00Z">
        <w:r>
          <w:t xml:space="preserve">,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every word</w:t>
        </w:r>
      </w:ins>
      <w:ins w:id="616" w:author="PR Preview" w:date="2026-01-01T00:00:00Z">
        <w:r>
          <w:t xml:space="preserve"> </w:t>
        </w:r>
      </w:ins>
      <m:oMath>
        <m:r>
          <m:t>w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that differs from</w:t>
        </w:r>
      </w:ins>
      <w:ins w:id="619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in at most a fraction</w:t>
        </w:r>
      </w:ins>
      <w:ins w:id="622" w:author="PR Preview" w:date="2026-01-01T00:00:00Z">
        <w:r>
          <w:t xml:space="preserve"> </w:t>
        </w:r>
      </w:ins>
      <m:oMath>
        <m:r>
          <m:t>δ</m:t>
        </m:r>
      </m:oMath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of its positions,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and every index</w:t>
        </w:r>
      </w:ins>
      <w:ins w:id="627" w:author="PR Preview" w:date="2026-01-01T00:00:00Z">
        <w:r>
          <w:t xml:space="preserve"> </w:t>
        </w:r>
      </w:ins>
      <m:oMath>
        <m:r>
          <m:t>i</m:t>
        </m:r>
      </m:oMath>
      <w:ins w:id="628" w:author="PR Preview" w:date="2026-01-01T00:00:00Z">
        <w:r>
          <w:t xml:space="preserve">,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the decoder, given</w:t>
        </w:r>
      </w:ins>
      <w:ins w:id="631" w:author="PR Preview" w:date="2026-01-01T00:00:00Z">
        <w:r>
          <w:t xml:space="preserve"> </w:t>
        </w:r>
      </w:ins>
      <m:oMath>
        <m:r>
          <m:t>i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and access to</w:t>
        </w:r>
      </w:ins>
      <w:ins w:id="634" w:author="PR Preview" w:date="2026-01-01T00:00:00Z">
        <w:r>
          <w:t xml:space="preserve"> </w:t>
        </w:r>
      </w:ins>
      <m:oMath>
        <m:r>
          <m:t>w</m:t>
        </m:r>
      </m:oMath>
      <w:ins w:id="635" w:author="PR Preview" w:date="2026-01-01T00:00:00Z">
        <w:r>
          <w:t xml:space="preserve">, reads at most</w:t>
        </w:r>
      </w:ins>
      <w:ins w:id="636" w:author="PR Preview" w:date="2026-01-01T00:00:00Z">
        <w:r>
          <w:t xml:space="preserve"> </w:t>
        </w:r>
      </w:ins>
      <m:oMath>
        <m:r>
          <m:t>r</m:t>
        </m:r>
      </m:oMath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symbols of</w:t>
        </w:r>
      </w:ins>
      <w:ins w:id="639" w:author="PR Preview" w:date="2026-01-01T00:00:00Z">
        <w:r>
          <w:t xml:space="preserve"> </w:t>
        </w:r>
      </w:ins>
      <m:oMath>
        <m:r>
          <m:t>w</m:t>
        </m:r>
      </m:oMath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and outputs</w:t>
        </w:r>
      </w:ins>
      <w:ins w:id="64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with probability at least</w:t>
        </w:r>
      </w:ins>
      <w:ins w:id="64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/</m:t>
        </m:r>
        <m:r>
          <m:t>3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over its random choices.</w:t>
        </w:r>
      </w:ins>
    </w:p>
    <w:bookmarkEnd w:id="33"/>
    <w:bookmarkStart w:id="34" w:name="rem-local-decoding"/>
    <w:p>
      <w:pPr>
        <w:pStyle w:val="BodyText"/>
      </w:pPr>
      <w:ins w:id="648" w:author="PR Preview" w:date="2026-01-01T00:00:00Z">
        <w:r>
          <w:rPr>
            <w:i/>
            <w:iCs/>
          </w:rPr>
          <w:t xml:space="preserve">Remark 3</w:t>
        </w:r>
      </w:ins>
      <w:ins w:id="649" w:author="PR Preview" w:date="2026-01-01T00:00:00Z">
        <w:r>
          <w:t xml:space="preserve"> (Reading two symbols instead of the whole word). </w:t>
        </w:r>
      </w:ins>
      <w:ins w:id="650" w:author="PR Preview" w:date="2026-01-01T00:00:00Z">
        <w:r>
          <w:t xml:space="preserve">When</w:t>
        </w:r>
      </w:ins>
      <w:ins w:id="651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ins w:id="652" w:author="PR Preview" w:date="2026-01-01T00:00:00Z">
        <w:r>
          <w:t xml:space="preserve">, the success probability</w:t>
        </w:r>
      </w:ins>
      <w:ins w:id="65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in</w:t>
        </w:r>
      </w:ins>
      <w:ins w:id="656" w:author="PR Preview" w:date="2026-01-01T00:00:00Z">
        <w:r>
          <w:t xml:space="preserve"> </w:t>
        </w:r>
      </w:ins>
      <w:hyperlink w:anchor="thm-hadamard-local-decoding">
        <w:ins w:id="65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is at least</w:t>
        </w:r>
      </w:ins>
      <w:ins w:id="66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/</m:t>
        </m:r>
        <m:r>
          <m:t>3</m:t>
        </m:r>
      </m:oMath>
      <w:ins w:id="661" w:author="PR Preview" w:date="2026-01-01T00:00:00Z">
        <w:r>
          <w:t xml:space="preserve">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so the Hadamard code is</w:t>
        </w:r>
      </w:ins>
      <w:ins w:id="664" w:author="PR Preview" w:date="2026-01-01T00:00:00Z">
        <w:r>
          <w:t xml:space="preserve"> </w:t>
        </w:r>
      </w:ins>
      <w:hyperlink w:anchor="def-locally-decodable">
        <w:ins w:id="665" w:author="PR Preview" w:date="2026-01-01T00:00:00Z">
          <w:r>
            <w:rPr>
              <w:rStyle w:val="Hyperlink"/>
            </w:rPr>
            <w:t xml:space="preserve">locally decodable</w:t>
          </w:r>
        </w:ins>
      </w:hyperlink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with 2 queries,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however long the message is.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When</w:t>
        </w:r>
      </w:ins>
      <w:ins w:id="67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673" w:author="PR Preview" w:date="2026-01-01T00:00:00Z">
        <w:r>
          <w:t xml:space="preserve">, the decoder is right with probability above</w:t>
        </w:r>
      </w:ins>
      <w:ins w:id="67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675" w:author="PR Preview" w:date="2026-01-01T00:00:00Z">
        <w:r>
          <w:t xml:space="preserve">,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and repeating it with fresh random choices and taking a majority vote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drives its error probability as low as needed.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Decoding to the nearest codeword, as in</w:t>
        </w:r>
      </w:ins>
      <w:ins w:id="682" w:author="PR Preview" w:date="2026-01-01T00:00:00Z">
        <w:r>
          <w:t xml:space="preserve"> </w:t>
        </w:r>
      </w:ins>
      <w:hyperlink w:anchor="thm-distance-corrects-errors">
        <w:ins w:id="68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84" w:author="PR Preview" w:date="2026-01-01T00:00:00Z">
        <w:r>
          <w:t xml:space="preserve">,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instead reads the whole received word.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The Hadamard code pays for local decoding with block length</w:t>
        </w:r>
      </w:ins>
      <w:ins w:id="689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</m:sup>
        </m:sSup>
      </m:oMath>
      <w:ins w:id="690" w:author="PR Preview" w:date="2026-01-01T00:00:00Z">
        <w:r>
          <w:t xml:space="preserve">;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polynomial codes in several variables,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which extend</w:t>
        </w:r>
      </w:ins>
      <w:ins w:id="695" w:author="PR Preview" w:date="2026-01-01T00:00:00Z">
        <w:r>
          <w:t xml:space="preserve"> </w:t>
        </w:r>
      </w:ins>
      <w:hyperlink w:anchor="def-reed-solomon-code">
        <w:ins w:id="696" w:author="PR Preview" w:date="2026-01-01T00:00:00Z">
          <w:r>
            <w:rPr>
              <w:rStyle w:val="Hyperlink"/>
            </w:rPr>
            <w:t xml:space="preserve">Reed–Solomon codes</w:t>
          </w:r>
        </w:ins>
      </w:hyperlink>
      <w:ins w:id="697" w:author="PR Preview" w:date="2026-01-01T00:00:00Z">
        <w:r>
          <w:t xml:space="preserve">,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trade a few more queries for much shorter codewords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(Arora and Barak 2009, chap. 19)</w:t>
        </w:r>
      </w:ins>
      <w:ins w:id="702" w:author="PR Preview" w:date="2026-01-01T00:00:00Z">
        <w:r>
          <w:t xml:space="preserve">.</w:t>
        </w:r>
      </w:ins>
    </w:p>
    <w:bookmarkEnd w:id="34"/>
    <w:bookmarkStart w:id="35" w:name="rem-hardness-amplification"/>
    <w:p>
      <w:pPr>
        <w:pStyle w:val="BodyText"/>
      </w:pPr>
      <w:ins w:id="703" w:author="PR Preview" w:date="2026-01-01T00:00:00Z">
        <w:r>
          <w:rPr>
            <w:i/>
            <w:iCs/>
          </w:rPr>
          <w:t xml:space="preserve">Remark 4</w:t>
        </w:r>
      </w:ins>
      <w:ins w:id="704" w:author="PR Preview" w:date="2026-01-01T00:00:00Z">
        <w:r>
          <w:t xml:space="preserve"> (Hardness amplification). </w:t>
        </w:r>
      </w:ins>
      <w:ins w:id="705" w:author="PR Preview" w:date="2026-01-01T00:00:00Z">
        <w:r>
          <w:t xml:space="preserve">A Boolean function</w:t>
        </w:r>
      </w:ins>
      <w:ins w:id="7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ℓ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is determined by its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rPr>
            <w:i/>
            <w:iCs/>
          </w:rPr>
          <w:t xml:space="preserve">truth table</w:t>
        </w:r>
      </w:ins>
      <w:ins w:id="711" w:author="PR Preview" w:date="2026-01-01T00:00:00Z">
        <w:r>
          <w:t xml:space="preserve">, a binary string of length</w:t>
        </w:r>
      </w:ins>
      <w:ins w:id="712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ℓ</m:t>
            </m:r>
          </m:sup>
        </m:sSup>
      </m:oMath>
      <w:ins w:id="713" w:author="PR Preview" w:date="2026-01-01T00:00:00Z">
        <w:r>
          <w:t xml:space="preserve">,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so it can be encoded like any message.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Encode the truth table with a</w:t>
        </w:r>
      </w:ins>
      <w:ins w:id="718" w:author="PR Preview" w:date="2026-01-01T00:00:00Z">
        <w:r>
          <w:t xml:space="preserve"> </w:t>
        </w:r>
      </w:ins>
      <w:hyperlink w:anchor="def-locally-decodable">
        <w:ins w:id="719" w:author="PR Preview" w:date="2026-01-01T00:00:00Z">
          <w:r>
            <w:rPr>
              <w:rStyle w:val="Hyperlink"/>
            </w:rPr>
            <w:t xml:space="preserve">locally decodable code</w:t>
          </w:r>
        </w:ins>
      </w:hyperlink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whose decoder is itself a small circuit,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and read the codeword as the truth table of a new function</w:t>
        </w:r>
      </w:ins>
      <w:ins w:id="72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725" w:author="PR Preview" w:date="2026-01-01T00:00:00Z">
        <w:r>
          <w:t xml:space="preserve">.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If a small circuit computed</w:t>
        </w:r>
      </w:ins>
      <w:ins w:id="72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correctly on most inputs,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then running a local decoder on that circuit’s outputs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would compute</w:t>
        </w:r>
      </w:ins>
      <w:ins w:id="735" w:author="PR Preview" w:date="2026-01-01T00:00:00Z">
        <w:r>
          <w:t xml:space="preserve"> </w:t>
        </w:r>
      </w:ins>
      <m:oMath>
        <m:r>
          <m:t>f</m:t>
        </m:r>
      </m:oMath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correctly on every input, with high probability,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using a circuit not much larger.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So if no small circuit computes</w:t>
        </w:r>
      </w:ins>
      <w:ins w:id="742" w:author="PR Preview" w:date="2026-01-01T00:00:00Z">
        <w:r>
          <w:t xml:space="preserve"> </w:t>
        </w:r>
      </w:ins>
      <m:oMath>
        <m:r>
          <m:t>f</m:t>
        </m:r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on every input,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then no small circuit computes</w:t>
        </w:r>
      </w:ins>
      <w:ins w:id="74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on most inputs.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Arora and Barak (2009, chap. 19)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develop this worst-case to average-case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hardness amplification,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and their chapter 20 uses it to build pseudorandom generators.</w:t>
        </w:r>
      </w:ins>
    </w:p>
    <w:bookmarkEnd w:id="35"/>
    <w:bookmarkStart w:id="36" w:name="rem-codes-pcp"/>
    <w:p>
      <w:pPr>
        <w:pStyle w:val="BodyText"/>
      </w:pPr>
      <w:ins w:id="758" w:author="PR Preview" w:date="2026-01-01T00:00:00Z">
        <w:r>
          <w:rPr>
            <w:i/>
            <w:iCs/>
          </w:rPr>
          <w:t xml:space="preserve">Remark 5</w:t>
        </w:r>
      </w:ins>
      <w:ins w:id="759" w:author="PR Preview" w:date="2026-01-01T00:00:00Z">
        <w:r>
          <w:t xml:space="preserve"> (Codes in the PCP theorem). </w:t>
        </w:r>
      </w:ins>
      <w:ins w:id="760" w:author="PR Preview" w:date="2026-01-01T00:00:00Z">
        <w:r>
          <w:t xml:space="preserve">The PCP theorem says that every statement in NP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has a proof that a randomized verifier can check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by reading a constant number of its bits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and using only</w:t>
        </w:r>
      </w:ins>
      <w:ins w:id="767" w:author="PR Preview" w:date="2026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random bits,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where</w:t>
        </w:r>
      </w:ins>
      <w:ins w:id="772" w:author="PR Preview" w:date="2026-01-01T00:00:00Z">
        <w:r>
          <w:t xml:space="preserve"> </w:t>
        </w:r>
      </w:ins>
      <m:oMath>
        <m:r>
          <m:t>n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is the length of the statement.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If the statement is true, some proof makes the verifier accept with probability 1;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if it is false, every proof makes the verifier reject with probability at least</w:t>
        </w:r>
      </w:ins>
      <w:ins w:id="77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780" w:author="PR Preview" w:date="2026-01-01T00:00:00Z">
        <w:r>
          <w:t xml:space="preserve">.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Arora and Barak (2009, chap. 11)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prove a weaker version,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in which the verifier uses polynomially many random bits,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by writing the proof in the</w:t>
        </w:r>
      </w:ins>
      <w:ins w:id="789" w:author="PR Preview" w:date="2026-01-01T00:00:00Z">
        <w:r>
          <w:t xml:space="preserve"> </w:t>
        </w:r>
      </w:ins>
      <w:hyperlink w:anchor="def-hadamard-code">
        <w:ins w:id="790" w:author="PR Preview" w:date="2026-01-01T00:00:00Z">
          <w:r>
            <w:rPr>
              <w:rStyle w:val="Hyperlink"/>
            </w:rPr>
            <w:t xml:space="preserve">Hadamard code</w:t>
          </w:r>
        </w:ins>
      </w:hyperlink>
      <w:ins w:id="791" w:author="PR Preview" w:date="2026-01-01T00:00:00Z">
        <w:r>
          <w:t xml:space="preserve">.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The verifier then tests a few random positions of the encoded proof,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in the spirit of</w:t>
        </w:r>
      </w:ins>
      <w:ins w:id="796" w:author="PR Preview" w:date="2026-01-01T00:00:00Z">
        <w:r>
          <w:t xml:space="preserve"> </w:t>
        </w:r>
      </w:ins>
      <w:hyperlink w:anchor="thm-hadamard-local-decoding">
        <w:ins w:id="79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798" w:author="PR Preview" w:date="2026-01-01T00:00:00Z">
        <w:r>
          <w:t xml:space="preserve">,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instead of reading all of it.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They prove the full theorem in chapter 22.</w:t>
        </w:r>
      </w:ins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2026-10-14T18:57:46Z</dcterms:created>
  <dcterms:modified xsi:type="dcterms:W3CDTF">2026-10-14T18:57:46Z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11:52:18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