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Channel capacity</w:t>
        </w:r>
      </w:ins>
    </w:p>
    <w:p>
      <w:pPr>
        <w:pStyle w:val="Date"/>
      </w:pPr>
      <w:ins w:id="2" w:author="PR Preview" w:date="2026-01-01T00:00:00Z">
        <w:r>
          <w:t xml:space="preserve">Last modified: 2026-10-14 11:05:50 (PDT)</w:t>
        </w:r>
      </w:ins>
    </w:p>
    <w:p>
      <w:pPr>
        <w:pStyle w:val="FirstParagraph"/>
      </w:pPr>
      <w:ins w:id="3" w:author="PR Preview" w:date="2026-01-01T00:00:00Z">
        <w:r>
          <w:t xml:space="preserve">A channel carries symbols from a sender to a receiver, and noise corrupts some of them.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This page measures how much information a channel can carry,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using the</w:t>
        </w:r>
      </w:ins>
      <w:ins w:id="8" w:author="PR Preview" w:date="2026-01-01T00:00:00Z">
        <w:r>
          <w:t xml:space="preserve"> </w:t>
        </w:r>
      </w:ins>
      <w:hyperlink r:id="rId9">
        <w:ins w:id="9" w:author="PR Preview" w:date="2026-01-01T00:00:00Z">
          <w:r>
            <w:rPr>
              <w:rStyle w:val="Hyperlink"/>
            </w:rPr>
            <w:t xml:space="preserve">mutual information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between what goes in and what comes out.</w:t>
        </w:r>
      </w:ins>
    </w:p>
    <w:bookmarkStart w:id="14" w:name="sec-channels"/>
    <w:p>
      <w:pPr>
        <w:pStyle w:val="Heading2"/>
      </w:pPr>
      <w:ins w:id="12" w:author="PR Preview" w:date="2026-01-01T00:00:00Z">
        <w:r>
          <w:t xml:space="preserve">1 Channels</w:t>
        </w:r>
      </w:ins>
    </w:p>
    <w:bookmarkStart w:id="10" w:name="def-channel"/>
    <w:p>
      <w:pPr>
        <w:pStyle w:val="FirstParagraph"/>
      </w:pPr>
      <w:ins w:id="13" w:author="PR Preview" w:date="2026-01-01T00:00:00Z">
        <w:r>
          <w:rPr>
            <w:b/>
            <w:bCs/>
          </w:rPr>
          <w:t xml:space="preserve">Definition 1 (Discrete memoryless channel)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rPr>
            <w:b/>
            <w:bCs/>
          </w:rPr>
          <w:t xml:space="preserve">discrete channel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has a finite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i/>
            <w:iCs/>
          </w:rPr>
          <w:t xml:space="preserve">input alphabet</w:t>
        </w:r>
      </w:ins>
      <w:ins w:id="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 finite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i/>
            <w:iCs/>
          </w:rPr>
          <w:t xml:space="preserve">output alphabet</w:t>
        </w:r>
      </w:ins>
      <w:ins w:id="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and, for each input</w:t>
        </w:r>
      </w:ins>
      <w:ins w:id="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 probability mass function</w:t>
        </w:r>
      </w:ins>
      <w:ins w:id="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on</w:t>
        </w:r>
      </w:ins>
      <w:ins w:id="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40" w:author="PR Preview" w:date="2026-01-01T00:00:00Z">
        <w:r>
          <w:t xml:space="preserve">: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probability that the channel outputs</w:t>
        </w:r>
      </w:ins>
      <w:ins w:id="43" w:author="PR Preview" w:date="2026-01-01T00:00:00Z">
        <w:r>
          <w:t xml:space="preserve"> </w:t>
        </w:r>
      </w:ins>
      <m:oMath>
        <m:r>
          <m:t>y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when it is sent</w:t>
        </w:r>
      </w:ins>
      <w:ins w:id="46" w:author="PR Preview" w:date="2026-01-01T00:00:00Z">
        <w:r>
          <w:t xml:space="preserve"> </w:t>
        </w:r>
      </w:ins>
      <m:oMath>
        <m:r>
          <m:t>x</m:t>
        </m:r>
      </m:oMath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channel is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memoryless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if, over</w:t>
        </w:r>
      </w:ins>
      <w:ins w:id="54" w:author="PR Preview" w:date="2026-01-01T00:00:00Z">
        <w:r>
          <w:t xml:space="preserve"> </w:t>
        </w:r>
      </w:ins>
      <m:oMath>
        <m:r>
          <m:t>n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uses,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each output depends only on the input sent at that use: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9" w:author="PR Preview" w:date="2026-01-01T00:00:00Z">
        <w:r>
          <w:t xml:space="preserve">This is the setup 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Cover and Thomas (2006, chap. 7)</w:t>
        </w:r>
      </w:ins>
      <w:ins w:id="62" w:author="PR Preview" w:date="2026-01-01T00:00:00Z">
        <w:r>
          <w:t xml:space="preserve">.</w:t>
        </w:r>
      </w:ins>
    </w:p>
    <w:bookmarkEnd w:id="10"/>
    <w:bookmarkStart w:id="11" w:name="def-binary-symmetric-channel"/>
    <w:p>
      <w:pPr>
        <w:pStyle w:val="BodyText"/>
      </w:pPr>
      <w:ins w:id="63" w:author="PR Preview" w:date="2026-01-01T00:00:00Z">
        <w:r>
          <w:rPr>
            <w:b/>
            <w:bCs/>
          </w:rPr>
          <w:t xml:space="preserve">Definition 2 (Binary symmetric channel)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b/>
            <w:bCs/>
          </w:rPr>
          <w:t xml:space="preserve">binary symmetric channel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i/>
            <w:iCs/>
          </w:rPr>
          <w:t xml:space="preserve">crossover probability</w:t>
        </w:r>
      </w:ins>
      <w:ins w:id="72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the</w:t>
        </w:r>
      </w:ins>
      <w:ins w:id="75" w:author="PR Preview" w:date="2026-01-01T00:00:00Z">
        <w:r>
          <w:t xml:space="preserve"> </w:t>
        </w:r>
      </w:ins>
      <w:hyperlink w:anchor="def-channel">
        <w:ins w:id="76" w:author="PR Preview" w:date="2026-01-01T00:00:00Z">
          <w:r>
            <w:rPr>
              <w:rStyle w:val="Hyperlink"/>
            </w:rPr>
            <w:t xml:space="preserve">discrete memoryless channel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with</w:t>
        </w:r>
      </w:ins>
      <w:ins w:id="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that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flips its input with probability</w:t>
        </w:r>
      </w:ins>
      <w:ins w:id="84" w:author="PR Preview" w:date="2026-01-01T00:00:00Z">
        <w:r>
          <w:t xml:space="preserve"> </w:t>
        </w:r>
      </w:ins>
      <m:oMath>
        <m:r>
          <m:t>ϵ</m:t>
        </m:r>
      </m:oMath>
      <w:ins w:id="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ins w:id="86" w:author="PR Preview" w:date="2026-01-01T00:00:00Z">
        <w:r>
          <w:rPr>
            <w:b/>
            <w:bCs/>
          </w:rPr>
          <w:t xml:space="preserve">Definition 3 (Binary erasure channel)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b/>
            <w:bCs/>
          </w:rPr>
          <w:t xml:space="preserve">binary erasure channel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with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i/>
            <w:iCs/>
          </w:rPr>
          <w:t xml:space="preserve">erasure probability</w:t>
        </w:r>
      </w:ins>
      <w:ins w:id="95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</w:t>
        </w:r>
      </w:ins>
      <w:ins w:id="98" w:author="PR Preview" w:date="2026-01-01T00:00:00Z">
        <w:r>
          <w:t xml:space="preserve"> </w:t>
        </w:r>
      </w:ins>
      <w:hyperlink w:anchor="def-channel">
        <w:ins w:id="99" w:author="PR Preview" w:date="2026-01-01T00:00:00Z">
          <w:r>
            <w:rPr>
              <w:rStyle w:val="Hyperlink"/>
            </w:rPr>
            <w:t xml:space="preserve">discrete memoryless channel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with</w:t>
        </w:r>
      </w:ins>
      <w:ins w:id="1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that delivers its input with probability</w:t>
        </w:r>
      </w:ins>
      <w:ins w:id="10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otherwise outputs the erasure symbol</w:t>
        </w:r>
      </w:ins>
      <w:ins w:id="11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</m:oMath>
      <w:ins w:id="1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ins w:id="113" w:author="PR Preview" w:date="2026-01-01T00:00:00Z">
        <w:r>
          <w:rPr>
            <w:i/>
            <w:iCs/>
          </w:rPr>
          <w:t xml:space="preserve">Remark 1</w:t>
        </w:r>
      </w:ins>
      <w:ins w:id="114" w:author="PR Preview" w:date="2026-01-01T00:00:00Z">
        <w:r>
          <w:t xml:space="preserve"> (Erasures are visible). </w:t>
        </w:r>
      </w:ins>
      <w:ins w:id="115" w:author="PR Preview" w:date="2026-01-01T00:00:00Z">
        <w:r>
          <w:t xml:space="preserve">On the binary erasure channel the receiver knows which symbols were lost,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but not what they were.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On the binary symmetric channel the receiver cannot tell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which symbols were flipped.</w:t>
        </w:r>
      </w:ins>
    </w:p>
    <w:bookmarkEnd w:id="13"/>
    <w:bookmarkEnd w:id="14"/>
    <w:bookmarkStart w:id="29" w:name="sec-channel-capacity"/>
    <w:p>
      <w:pPr>
        <w:pStyle w:val="Heading2"/>
      </w:pPr>
      <w:ins w:id="122" w:author="PR Preview" w:date="2026-01-01T00:00:00Z">
        <w:r>
          <w:t xml:space="preserve">2 Capacity</w:t>
        </w:r>
      </w:ins>
    </w:p>
    <w:bookmarkStart w:id="16" w:name="def-channel-capacity"/>
    <w:p>
      <w:pPr>
        <w:pStyle w:val="FirstParagraph"/>
      </w:pPr>
      <w:ins w:id="123" w:author="PR Preview" w:date="2026-01-01T00:00:00Z">
        <w:r>
          <w:rPr>
            <w:b/>
            <w:bCs/>
          </w:rPr>
          <w:t xml:space="preserve">Definition 4 (Channel capacity)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Send one input</w:t>
        </w:r>
      </w:ins>
      <w:ins w:id="126" w:author="PR Preview" w:date="2026-01-01T00:00:00Z">
        <w:r>
          <w:t xml:space="preserve"> </w:t>
        </w:r>
      </w:ins>
      <m:oMath>
        <m:r>
          <m:t>X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through a</w:t>
        </w:r>
      </w:ins>
      <w:ins w:id="129" w:author="PR Preview" w:date="2026-01-01T00:00:00Z">
        <w:r>
          <w:t xml:space="preserve"> </w:t>
        </w:r>
      </w:ins>
      <w:hyperlink w:anchor="def-channel">
        <w:ins w:id="130" w:author="PR Preview" w:date="2026-01-01T00:00:00Z">
          <w:r>
            <w:rPr>
              <w:rStyle w:val="Hyperlink"/>
            </w:rPr>
            <w:t xml:space="preserve">discrete memoryless channel</w:t>
          </w:r>
        </w:ins>
      </w:hyperlink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 let</w:t>
        </w:r>
      </w:ins>
      <w:ins w:id="134" w:author="PR Preview" w:date="2026-01-01T00:00:00Z">
        <w:r>
          <w:t xml:space="preserve"> </w:t>
        </w:r>
      </w:ins>
      <m:oMath>
        <m:r>
          <m:t>Y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 the output.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The joint distribution of</w:t>
        </w:r>
      </w:ins>
      <w:ins w:id="1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so the</w:t>
        </w:r>
      </w:ins>
      <w:ins w:id="146" w:author="PR Preview" w:date="2026-01-01T00:00:00Z">
        <w:r>
          <w:t xml:space="preserve"> </w:t>
        </w:r>
      </w:ins>
      <w:hyperlink r:id="rId15">
        <w:ins w:id="147" w:author="PR Preview" w:date="2026-01-01T00:00:00Z">
          <w:r>
            <w:rPr>
              <w:rStyle w:val="Hyperlink"/>
            </w:rPr>
            <w:t xml:space="preserve">mutual information</w:t>
          </w:r>
        </w:ins>
      </w:hyperlink>
      <w:ins w:id="1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depends on the channel and on the input distribution.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capacity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the channel is the largest mutual information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any input distribution achieves: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59" w:author="PR Preview" w:date="2026-01-01T00:00:00Z">
        <w:r>
          <w:t xml:space="preserve">where the maximum runs over all probability mass functions on</w:t>
        </w:r>
      </w:ins>
      <w:ins w:id="1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(Cover and Thomas 2006, chap. 7)</w:t>
        </w:r>
      </w:ins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With base-2 logarithms,</w:t>
        </w:r>
      </w:ins>
      <w:ins w:id="166" w:author="PR Preview" w:date="2026-01-01T00:00:00Z">
        <w:r>
          <w:t xml:space="preserve"> </w:t>
        </w:r>
      </w:ins>
      <m:oMath>
        <m:r>
          <m:t>C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measured in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i/>
            <w:iCs/>
          </w:rPr>
          <w:t xml:space="preserve">bits per channel use</w:t>
        </w:r>
      </w:ins>
      <w:ins w:id="171" w:author="PR Preview" w:date="2026-01-01T00:00:00Z">
        <w:r>
          <w:t xml:space="preserve">.</w:t>
        </w:r>
      </w:ins>
    </w:p>
    <w:bookmarkEnd w:id="16"/>
    <w:bookmarkStart w:id="18" w:name="rem-capacity-meaning"/>
    <w:p>
      <w:pPr>
        <w:pStyle w:val="BodyText"/>
      </w:pPr>
      <w:ins w:id="172" w:author="PR Preview" w:date="2026-01-01T00:00:00Z">
        <w:r>
          <w:rPr>
            <w:i/>
            <w:iCs/>
          </w:rPr>
          <w:t xml:space="preserve">Remark 2</w:t>
        </w:r>
      </w:ins>
      <w:ins w:id="173" w:author="PR Preview" w:date="2026-01-01T00:00:00Z">
        <w:r>
          <w:t xml:space="preserve"> (What capacity measures).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(</w:t>
        </w:r>
      </w:ins>
      <w:hyperlink r:id="rId17">
        <w:ins w:id="176" w:author="PR Preview" w:date="2026-01-01T00:00:00Z">
          <w:r>
            <w:rPr>
              <w:rStyle w:val="Hyperlink"/>
            </w:rPr>
            <w:t xml:space="preserve">symmetry of mutual information</w:t>
          </w:r>
        </w:ins>
      </w:hyperlink>
      <w:ins w:id="177" w:author="PR Preview" w:date="2026-01-01T00:00:00Z">
        <w:r>
          <w:t xml:space="preserve">)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the uncertainty about the input,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minus the uncertainty about the input left after seeing the output.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So</w:t>
        </w:r>
      </w:ins>
      <w:ins w:id="18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how much one output tells the receiver about the input,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on average,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 the capacity is that amount when the sender chooses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how often to send each input as well as possible.</w:t>
        </w:r>
      </w:ins>
    </w:p>
    <w:bookmarkEnd w:id="18"/>
    <w:bookmarkStart w:id="19" w:name="def-binary-entropy"/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Definition 5 (Binary entropy function)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binary entropy function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00" w:author="PR Preview" w:date="2026-01-01T00:00:00Z">
        <w:r>
          <w:t xml:space="preserve">for</w:t>
        </w:r>
      </w:ins>
      <w:ins w:id="20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ins w:id="202" w:author="PR Preview" w:date="2026-01-01T00:00:00Z">
        <w:r>
          <w:t xml:space="preserve">, with</w:t>
        </w:r>
      </w:ins>
      <w:ins w:id="20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204" w:author="PR Preview" w:date="2026-01-01T00:00:00Z">
        <w:r>
          <w:t xml:space="preserve">.</w:t>
        </w:r>
      </w:ins>
    </w:p>
    <w:bookmarkEnd w:id="19"/>
    <w:bookmarkStart w:id="21" w:name="rem-binary-entropy"/>
    <w:p>
      <w:pPr>
        <w:pStyle w:val="BodyText"/>
      </w:pPr>
      <w:ins w:id="205" w:author="PR Preview" w:date="2026-01-01T00:00:00Z">
        <w:r>
          <w:rPr>
            <w:i/>
            <w:iCs/>
          </w:rPr>
          <w:t xml:space="preserve">Remark 3</w:t>
        </w:r>
      </w:ins>
      <w:ins w:id="206" w:author="PR Preview" w:date="2026-01-01T00:00:00Z">
        <w:r>
          <w:t xml:space="preserve"> (Binary entropy is the entropy of a coin). </w:t>
        </w:r>
      </w:ins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 the</w:t>
        </w:r>
      </w:ins>
      <w:ins w:id="209" w:author="PR Preview" w:date="2026-01-01T00:00:00Z">
        <w:r>
          <w:t xml:space="preserve"> </w:t>
        </w:r>
      </w:ins>
      <w:hyperlink r:id="rId20">
        <w:ins w:id="210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in bits, of a random variable that takes one of two values,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one of them with probability</w:t>
        </w:r>
      </w:ins>
      <w:ins w:id="216" w:author="PR Preview" w:date="2026-01-01T00:00:00Z">
        <w:r>
          <w:t xml:space="preserve"> </w:t>
        </w:r>
      </w:ins>
      <m:oMath>
        <m:r>
          <m:t>ϵ</m:t>
        </m:r>
      </m:oMath>
      <w:ins w:id="217" w:author="PR Preview" w:date="2026-01-01T00:00:00Z">
        <w:r>
          <w:t xml:space="preserve">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It is</w:t>
        </w:r>
      </w:ins>
      <w:ins w:id="220" w:author="PR Preview" w:date="2026-01-01T00:00:00Z">
        <w:r>
          <w:t xml:space="preserve"> </w:t>
        </w:r>
      </w:ins>
      <m:oMath>
        <m:r>
          <m:t>0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when the outcome is certain and largest,</w:t>
        </w:r>
      </w:ins>
      <w:ins w:id="223" w:author="PR Preview" w:date="2026-01-01T00:00:00Z">
        <w:r>
          <w:t xml:space="preserve"> </w:t>
        </w:r>
      </w:ins>
      <m:oMath>
        <m:r>
          <m:t>1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bit, at</w:t>
        </w:r>
      </w:ins>
      <w:ins w:id="226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27" w:author="PR Preview" w:date="2026-01-01T00:00:00Z">
        <w:r>
          <w:t xml:space="preserve">.</w:t>
        </w:r>
      </w:ins>
    </w:p>
    <w:bookmarkEnd w:id="21"/>
    <w:bookmarkStart w:id="22" w:name="thm-bsc-capacity"/>
    <w:p>
      <w:pPr>
        <w:pStyle w:val="BodyText"/>
      </w:pPr>
      <w:ins w:id="228" w:author="PR Preview" w:date="2026-01-01T00:00:00Z">
        <w:r>
          <w:rPr>
            <w:b/>
            <w:bCs/>
          </w:rPr>
          <w:t xml:space="preserve">Theorem 1 (Capacity of the binary symmetric channel)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</w:t>
        </w:r>
      </w:ins>
      <w:ins w:id="231" w:author="PR Preview" w:date="2026-01-01T00:00:00Z">
        <w:r>
          <w:t xml:space="preserve"> </w:t>
        </w:r>
      </w:ins>
      <w:hyperlink w:anchor="def-binary-symmetric-channel">
        <w:ins w:id="232" w:author="PR Preview" w:date="2026-01-01T00:00:00Z">
          <w:r>
            <w:rPr>
              <w:rStyle w:val="Hyperlink"/>
            </w:rPr>
            <w:t xml:space="preserve">binary symmetric channel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with crossover probability</w:t>
        </w:r>
      </w:ins>
      <w:ins w:id="235" w:author="PR Preview" w:date="2026-01-01T00:00:00Z">
        <w:r>
          <w:t xml:space="preserve"> </w:t>
        </w:r>
      </w:ins>
      <m:oMath>
        <m:r>
          <m:t>ϵ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has capacity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8" w:author="PR Preview" w:date="2026-01-01T00:00:00Z">
        <w:r>
          <w:t xml:space="preserve">where</w:t>
        </w:r>
      </w:ins>
      <w:ins w:id="239" w:author="PR Preview" w:date="2026-01-01T00:00:00Z">
        <w:r>
          <w:t xml:space="preserve"> </w:t>
        </w:r>
      </w:ins>
      <m:oMath>
        <m:r>
          <m:t>h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the</w:t>
        </w:r>
      </w:ins>
      <w:ins w:id="242" w:author="PR Preview" w:date="2026-01-01T00:00:00Z">
        <w:r>
          <w:t xml:space="preserve"> </w:t>
        </w:r>
      </w:ins>
      <w:hyperlink w:anchor="def-binary-entropy">
        <w:ins w:id="243" w:author="PR Preview" w:date="2026-01-01T00:00:00Z">
          <w:r>
            <w:rPr>
              <w:rStyle w:val="Hyperlink"/>
            </w:rPr>
            <w:t xml:space="preserve">binary entropy function</w:t>
          </w:r>
        </w:ins>
      </w:hyperlink>
      <w:ins w:id="244" w:author="PR Preview" w:date="2026-01-01T00:00:00Z">
        <w:r>
          <w:t xml:space="preserve">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 uniformly distributed input achieves it.</w:t>
        </w:r>
      </w:ins>
    </w:p>
    <w:bookmarkEnd w:id="22"/>
    <w:p>
      <w:pPr>
        <w:pStyle w:val="BodyText"/>
      </w:pPr>
      <w:ins w:id="247" w:author="PR Preview" w:date="2026-01-01T00:00:00Z">
        <w:r>
          <w:rPr>
            <w:i/>
            <w:iCs/>
          </w:rPr>
          <w:t xml:space="preserve">Proof</w:t>
        </w:r>
      </w:ins>
      <w:ins w:id="248" w:author="PR Preview" w:date="2026-01-01T00:00:00Z">
        <w:r>
          <w:t xml:space="preserve">. </w:t>
        </w:r>
      </w:ins>
      <w:ins w:id="249" w:author="PR Preview" w:date="2026-01-01T00:00:00Z">
        <w:r>
          <w:t xml:space="preserve">Fix any input distribution.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By</w:t>
        </w:r>
      </w:ins>
      <w:ins w:id="252" w:author="PR Preview" w:date="2026-01-01T00:00:00Z">
        <w:r>
          <w:t xml:space="preserve"> </w:t>
        </w:r>
      </w:ins>
      <w:hyperlink r:id="rId15">
        <w:ins w:id="253" w:author="PR Preview" w:date="2026-01-01T00:00:00Z">
          <w:r>
            <w:rPr>
              <w:rStyle w:val="Hyperlink"/>
            </w:rPr>
            <w:t xml:space="preserve">the definition of mutual information</w:t>
          </w:r>
        </w:ins>
      </w:hyperlink>
      <w:ins w:id="25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55" w:author="PR Preview" w:date="2026-01-01T00:00:00Z">
        <w:r>
          <w:t xml:space="preserve">Given</w:t>
        </w:r>
      </w:ins>
      <w:ins w:id="2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57" w:author="PR Preview" w:date="2026-01-01T00:00:00Z">
        <w:r>
          <w:t xml:space="preserve">, the output equals</w:t>
        </w:r>
      </w:ins>
      <w:ins w:id="258" w:author="PR Preview" w:date="2026-01-01T00:00:00Z">
        <w:r>
          <w:t xml:space="preserve"> </w:t>
        </w:r>
      </w:ins>
      <m:oMath>
        <m:r>
          <m:t>x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with probability</w:t>
        </w:r>
      </w:ins>
      <w:ins w:id="26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ϵ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and differs from it with probability</w:t>
        </w:r>
      </w:ins>
      <w:ins w:id="264" w:author="PR Preview" w:date="2026-01-01T00:00:00Z">
        <w:r>
          <w:t xml:space="preserve"> </w:t>
        </w:r>
      </w:ins>
      <m:oMath>
        <m:r>
          <m:t>ϵ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so the</w:t>
        </w:r>
      </w:ins>
      <w:ins w:id="268" w:author="PR Preview" w:date="2026-01-01T00:00:00Z">
        <w:r>
          <w:t xml:space="preserve"> </w:t>
        </w:r>
      </w:ins>
      <w:hyperlink r:id="rId23">
        <w:ins w:id="269" w:author="PR Preview" w:date="2026-01-01T00:00:00Z">
          <w:r>
            <w:rPr>
              <w:rStyle w:val="Hyperlink"/>
            </w:rPr>
            <w:t xml:space="preserve">entropy of</w:t>
          </w:r>
        </w:ins>
        <w:ins w:id="27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Y</m:t>
          </m:r>
        </m:oMath>
        <w:ins w:id="271" w:author="PR Preview" w:date="2026-01-01T00:00:00Z">
          <w:r>
            <w:rPr>
              <w:rStyle w:val="Hyperlink"/>
            </w:rPr>
            <w:t xml:space="preserve"> </w:t>
          </w:r>
        </w:ins>
        <w:ins w:id="272" w:author="PR Preview" w:date="2026-01-01T00:00:00Z">
          <w:r>
            <w:rPr>
              <w:rStyle w:val="Hyperlink"/>
            </w:rPr>
            <w:t xml:space="preserve">given</w:t>
          </w:r>
        </w:ins>
        <w:ins w:id="27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</w:t>
        </w:r>
      </w:ins>
      <w:ins w:id="27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for both inputs.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Averaging over</w:t>
        </w:r>
      </w:ins>
      <w:ins w:id="281" w:author="PR Preview" w:date="2026-01-01T00:00:00Z">
        <w:r>
          <w:t xml:space="preserve"> </w:t>
        </w:r>
      </w:ins>
      <m:oMath>
        <m:r>
          <m:t>x</m:t>
        </m:r>
      </m:oMath>
      <w:ins w:id="282" w:author="PR Preview" w:date="2026-01-01T00:00:00Z">
        <w:r>
          <w:t xml:space="preserve">, the</w:t>
        </w:r>
      </w:ins>
      <w:ins w:id="283" w:author="PR Preview" w:date="2026-01-01T00:00:00Z">
        <w:r>
          <w:t xml:space="preserve"> </w:t>
        </w:r>
      </w:ins>
      <w:hyperlink r:id="rId24">
        <w:ins w:id="284" w:author="PR Preview" w:date="2026-01-01T00:00:00Z">
          <w:r>
            <w:rPr>
              <w:rStyle w:val="Hyperlink"/>
            </w:rPr>
            <w:t xml:space="preserve">conditional entropy</w:t>
          </w:r>
        </w:ins>
      </w:hyperlink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is</w:t>
        </w:r>
      </w:ins>
      <w:ins w:id="28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ins w:id="288" w:author="PR Preview" w:date="2026-01-01T00:00:00Z">
        <w:r>
          <w:t xml:space="preserve">, whatever the input distribution.</w:t>
        </w:r>
      </w:ins>
    </w:p>
    <w:p>
      <w:pPr>
        <w:pStyle w:val="BodyText"/>
      </w:pPr>
      <m:oMath>
        <m:r>
          <m:t>Y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takes two values, so</w:t>
        </w:r>
      </w:ins>
      <w:ins w:id="29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bit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(Cover and Thomas 2006, sec. 2.6)</w:t>
        </w:r>
      </w:ins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Therefore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99" w:author="PR Preview" w:date="2026-01-01T00:00:00Z">
        <w:r>
          <w:t xml:space="preserve">If</w:t>
        </w:r>
      </w:ins>
      <w:ins w:id="300" w:author="PR Preview" w:date="2026-01-01T00:00:00Z">
        <w:r>
          <w:t xml:space="preserve"> </w:t>
        </w:r>
      </w:ins>
      <m:oMath>
        <m:r>
          <m:t>X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uniform on</w:t>
        </w:r>
      </w:ins>
      <w:ins w:id="303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30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05" w:author="PR Preview" w:date="2026-01-01T00:00:00Z">
        <w:r>
          <w:t xml:space="preserve">so</w:t>
        </w:r>
      </w:ins>
      <w:ins w:id="30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bit and</w:t>
        </w:r>
      </w:ins>
      <w:ins w:id="30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The bound is attained, so it is the maximum</w:t>
        </w:r>
      </w:ins>
      <w:ins w:id="313" w:author="PR Preview" w:date="2026-01-01T00:00:00Z">
        <w:r>
          <w:t xml:space="preserve"> </w:t>
        </w:r>
      </w:ins>
      <m:oMath>
        <m:r>
          <m:t>C</m:t>
        </m:r>
      </m:oMath>
      <w:ins w:id="314" w:author="PR Preview" w:date="2026-01-01T00:00:00Z">
        <w:r>
          <w:t xml:space="preserve">.</w:t>
        </w:r>
      </w:ins>
    </w:p>
    <w:bookmarkStart w:id="25" w:name="exm-bsc-capacity"/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Example 1 (A channel that flips one bit in ten)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For a</w:t>
        </w:r>
      </w:ins>
      <w:ins w:id="318" w:author="PR Preview" w:date="2026-01-01T00:00:00Z">
        <w:r>
          <w:t xml:space="preserve"> </w:t>
        </w:r>
      </w:ins>
      <w:hyperlink w:anchor="def-binary-symmetric-channel">
        <w:ins w:id="319" w:author="PR Preview" w:date="2026-01-01T00:00:00Z">
          <w:r>
            <w:rPr>
              <w:rStyle w:val="Hyperlink"/>
            </w:rPr>
            <w:t xml:space="preserve">binary symmetric channel</w:t>
          </w:r>
        </w:ins>
      </w:hyperlink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with</w:t>
        </w:r>
      </w:ins>
      <w:ins w:id="322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=</m:t>
        </m:r>
        <m:r>
          <m:t>0.1</m:t>
        </m:r>
      </m:oMath>
      <w:ins w:id="32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24" w:author="PR Preview" w:date="2026-01-01T00:00:00Z">
        <w:r>
          <w:t xml:space="preserve">so by</w:t>
        </w:r>
      </w:ins>
      <w:ins w:id="325" w:author="PR Preview" w:date="2026-01-01T00:00:00Z">
        <w:r>
          <w:t xml:space="preserve"> </w:t>
        </w:r>
      </w:ins>
      <w:hyperlink w:anchor="thm-bsc-capacity">
        <w:ins w:id="32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 capacity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29" w:author="PR Preview" w:date="2026-01-01T00:00:00Z">
        <w:r>
          <w:t xml:space="preserve">Each use carries one binary digit,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but on average only about half a bit of it gets through.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At</w:t>
        </w:r>
      </w:ins>
      <w:ins w:id="334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</w:t>
        </w:r>
      </w:ins>
      <w:ins w:id="33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340" w:author="PR Preview" w:date="2026-01-01T00:00:00Z">
        <w:r>
          <w:t xml:space="preserve">: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output is independent of the input.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At</w:t>
        </w:r>
      </w:ins>
      <w:ins w:id="345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=</m:t>
        </m:r>
        <m:r>
          <m:t>1</m:t>
        </m:r>
      </m:oMath>
      <w:ins w:id="346" w:author="PR Preview" w:date="2026-01-01T00:00:00Z">
        <w:r>
          <w:t xml:space="preserve">,</w:t>
        </w:r>
      </w:ins>
      <w:ins w:id="34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again,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since the receiver can flip every bit back.</w:t>
        </w:r>
      </w:ins>
    </w:p>
    <w:bookmarkEnd w:id="25"/>
    <w:bookmarkStart w:id="27" w:name="exr-bec-capacity"/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Exercise 1 (Capacity of the binary erasure channel)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Send</w:t>
        </w:r>
      </w:ins>
      <w:ins w:id="355" w:author="PR Preview" w:date="2026-01-01T00:00:00Z">
        <w:r>
          <w:t xml:space="preserve"> </w:t>
        </w:r>
      </w:ins>
      <m:oMath>
        <m:r>
          <m:t>X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through the</w:t>
        </w:r>
      </w:ins>
      <w:ins w:id="358" w:author="PR Preview" w:date="2026-01-01T00:00:00Z">
        <w:r>
          <w:t xml:space="preserve"> </w:t>
        </w:r>
      </w:ins>
      <w:hyperlink w:anchor="def-binary-erasure-channel">
        <w:ins w:id="359" w:author="PR Preview" w:date="2026-01-01T00:00:00Z">
          <w:r>
            <w:rPr>
              <w:rStyle w:val="Hyperlink"/>
            </w:rPr>
            <w:t xml:space="preserve">binary erasure channel</w:t>
          </w:r>
        </w:ins>
      </w:hyperlink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with erasure probability</w:t>
        </w:r>
      </w:ins>
      <w:ins w:id="362" w:author="PR Preview" w:date="2026-01-01T00:00:00Z">
        <w:r>
          <w:t xml:space="preserve"> </w:t>
        </w:r>
      </w:ins>
      <m:oMath>
        <m:r>
          <m:t>α</m:t>
        </m:r>
      </m:oMath>
      <w:ins w:id="363" w:author="PR Preview" w:date="2026-01-01T00:00:00Z">
        <w:r>
          <w:t xml:space="preserve">, where</w:t>
        </w:r>
      </w:ins>
      <w:ins w:id="36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and write</w:t>
        </w:r>
      </w:ins>
      <w:ins w:id="368" w:author="PR Preview" w:date="2026-01-01T00:00:00Z">
        <w:r>
          <w:t xml:space="preserve"> </w:t>
        </w:r>
      </w:ins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ins w:id="369" w:author="PR Preview" w:date="2026-01-01T00:00:00Z">
        <w:r>
          <w:t xml:space="preserve">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Let</w:t>
        </w:r>
      </w:ins>
      <w:ins w:id="372" w:author="PR Preview" w:date="2026-01-01T00:00:00Z">
        <w:r>
          <w:t xml:space="preserve"> </w:t>
        </w:r>
      </w:ins>
      <m:oMath>
        <m:r>
          <m:t>E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be</w:t>
        </w:r>
      </w:ins>
      <w:ins w:id="375" w:author="PR Preview" w:date="2026-01-01T00:00:00Z">
        <w:r>
          <w:t xml:space="preserve"> </w:t>
        </w:r>
      </w:ins>
      <m:oMath>
        <m:r>
          <m:t>1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if the output</w:t>
        </w:r>
      </w:ins>
      <w:ins w:id="378" w:author="PR Preview" w:date="2026-01-01T00:00:00Z">
        <w:r>
          <w:t xml:space="preserve"> </w:t>
        </w:r>
      </w:ins>
      <m:oMath>
        <m:r>
          <m:t>Y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the erasure symbol</w:t>
        </w:r>
      </w:ins>
      <w:ins w:id="38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</m:oMath>
      <w:ins w:id="382" w:author="PR Preview" w:date="2026-01-01T00:00:00Z">
        <w:r>
          <w:t xml:space="preserve">, and</w:t>
        </w:r>
      </w:ins>
      <w:ins w:id="383" w:author="PR Preview" w:date="2026-01-01T00:00:00Z">
        <w:r>
          <w:t xml:space="preserve"> </w:t>
        </w:r>
      </w:ins>
      <m:oMath>
        <m:r>
          <m:t>0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otherwise.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Use base-2 logarithms and the</w:t>
        </w:r>
      </w:ins>
      <w:ins w:id="388" w:author="PR Preview" w:date="2026-01-01T00:00:00Z">
        <w:r>
          <w:t xml:space="preserve"> </w:t>
        </w:r>
      </w:ins>
      <w:hyperlink w:anchor="def-binary-entropy">
        <w:ins w:id="389" w:author="PR Preview" w:date="2026-01-01T00:00:00Z">
          <w:r>
            <w:rPr>
              <w:rStyle w:val="Hyperlink"/>
            </w:rPr>
            <w:t xml:space="preserve">binary entropy function</w:t>
          </w:r>
        </w:ins>
      </w:hyperlink>
      <w:ins w:id="390" w:author="PR Preview" w:date="2026-01-01T00:00:00Z">
        <w:r>
          <w:t xml:space="preserve"> </w:t>
        </w:r>
      </w:ins>
      <m:oMath>
        <m:r>
          <m:t>h</m:t>
        </m:r>
      </m:oMath>
      <w:ins w:id="391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392" w:author="PR Preview" w:date="2026-01-01T00:00:00Z">
        <w:r>
          <w:t xml:space="preserve">Show that</w:t>
        </w:r>
      </w:ins>
      <w:ins w:id="39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ins w:id="394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m:oMath>
        <m:r>
          <m:t>E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a function of</w:t>
        </w:r>
      </w:ins>
      <w:ins w:id="397" w:author="PR Preview" w:date="2026-01-01T00:00:00Z">
        <w:r>
          <w:t xml:space="preserve"> </w:t>
        </w:r>
      </w:ins>
      <m:oMath>
        <m:r>
          <m:t>Y</m:t>
        </m:r>
      </m:oMath>
      <w:ins w:id="398" w:author="PR Preview" w:date="2026-01-01T00:00:00Z">
        <w:r>
          <w:t xml:space="preserve">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Use the</w:t>
        </w:r>
      </w:ins>
      <w:ins w:id="401" w:author="PR Preview" w:date="2026-01-01T00:00:00Z">
        <w:r>
          <w:t xml:space="preserve"> </w:t>
        </w:r>
      </w:ins>
      <w:hyperlink r:id="rId26">
        <w:ins w:id="402" w:author="PR Preview" w:date="2026-01-01T00:00:00Z">
          <w:r>
            <w:rPr>
              <w:rStyle w:val="Hyperlink"/>
            </w:rPr>
            <w:t xml:space="preserve">chain rule for entropy</w:t>
          </w:r>
        </w:ins>
      </w:hyperlink>
      <w:ins w:id="403" w:author="PR Preview" w:date="2026-01-01T00:00:00Z">
        <w:r>
          <w:t xml:space="preserve">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expanded in both orders, to show that</w:t>
        </w:r>
      </w:ins>
      <w:ins w:id="40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ins w:id="407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408" w:author="PR Preview" w:date="2026-01-01T00:00:00Z">
        <w:r>
          <w:t xml:space="preserve">Show that</w:t>
        </w:r>
      </w:ins>
      <w:ins w:id="40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10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411" w:author="PR Preview" w:date="2026-01-01T00:00:00Z">
        <w:r>
          <w:t xml:space="preserve">Conclude that the capacity is</w:t>
        </w:r>
      </w:ins>
      <w:ins w:id="41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bits per channel use.</w:t>
        </w:r>
      </w:ins>
    </w:p>
    <w:bookmarkEnd w:id="27"/>
    <w:bookmarkStart w:id="28" w:name="sol-bec-capacity"/>
    <w:p>
      <w:pPr>
        <w:pStyle w:val="FirstParagraph"/>
      </w:pPr>
      <w:ins w:id="415" w:author="PR Preview" w:date="2026-01-01T00:00:00Z">
        <w:r>
          <w:rPr>
            <w:i/>
            <w:iCs/>
          </w:rPr>
          <w:t xml:space="preserve">Solution 1</w:t>
        </w:r>
      </w:ins>
      <w:ins w:id="416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w:ins w:id="417" w:author="PR Preview" w:date="2026-01-01T00:00:00Z">
        <w:r>
          <w:t xml:space="preserve">Given</w:t>
        </w:r>
      </w:ins>
      <w:ins w:id="4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419" w:author="PR Preview" w:date="2026-01-01T00:00:00Z">
        <w:r>
          <w:t xml:space="preserve">, the output is</w:t>
        </w:r>
      </w:ins>
      <w:ins w:id="420" w:author="PR Preview" w:date="2026-01-01T00:00:00Z">
        <w:r>
          <w:t xml:space="preserve"> </w:t>
        </w:r>
      </w:ins>
      <m:oMath>
        <m:r>
          <m:t>x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with probability</w:t>
        </w:r>
      </w:ins>
      <w:ins w:id="42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and</w:t>
        </w:r>
      </w:ins>
      <w:ins w:id="42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with probability</w:t>
        </w:r>
      </w:ins>
      <w:ins w:id="429" w:author="PR Preview" w:date="2026-01-01T00:00:00Z">
        <w:r>
          <w:t xml:space="preserve"> </w:t>
        </w:r>
      </w:ins>
      <m:oMath>
        <m:r>
          <m:t>α</m:t>
        </m:r>
      </m:oMath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so</w:t>
        </w:r>
      </w:ins>
      <w:ins w:id="43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for both inputs,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 averaging over</w:t>
        </w:r>
      </w:ins>
      <w:ins w:id="438" w:author="PR Preview" w:date="2026-01-01T00:00:00Z">
        <w:r>
          <w:t xml:space="preserve"> </w:t>
        </w:r>
      </w:ins>
      <m:oMath>
        <m:r>
          <m:t>x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gives</w:t>
        </w:r>
      </w:ins>
      <w:ins w:id="44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ins w:id="442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443" w:author="PR Preview" w:date="2026-01-01T00:00:00Z">
        <w:r>
          <w:t xml:space="preserve">The chain rule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444" w:author="PR Preview" w:date="2026-01-01T00:00:00Z">
        <w:r>
          <w:t xml:space="preserve">Each value</w:t>
        </w:r>
      </w:ins>
      <w:ins w:id="445" w:author="PR Preview" w:date="2026-01-01T00:00:00Z">
        <w:r>
          <w:t xml:space="preserve"> </w:t>
        </w:r>
      </w:ins>
      <m:oMath>
        <m:r>
          <m:t>y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Y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fixes</w:t>
        </w:r>
      </w:ins>
      <w:ins w:id="451" w:author="PR Preview" w:date="2026-01-01T00:00:00Z">
        <w:r>
          <w:t xml:space="preserve"> </w:t>
        </w:r>
      </w:ins>
      <m:oMath>
        <m:r>
          <m:t>E</m:t>
        </m:r>
      </m:oMath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so</w:t>
        </w:r>
      </w:ins>
      <w:ins w:id="45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for every</w:t>
        </w:r>
      </w:ins>
      <w:ins w:id="458" w:author="PR Preview" w:date="2026-01-01T00:00:00Z">
        <w:r>
          <w:t xml:space="preserve"> </w:t>
        </w:r>
      </w:ins>
      <m:oMath>
        <m:r>
          <m:t>y</m:t>
        </m:r>
      </m:oMath>
      <w:ins w:id="459" w:author="PR Preview" w:date="2026-01-01T00:00:00Z">
        <w:r>
          <w:t xml:space="preserve">, and</w:t>
        </w:r>
      </w:ins>
      <w:ins w:id="46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61" w:author="PR Preview" w:date="2026-01-01T00:00:00Z">
        <w:r>
          <w:t xml:space="preserve">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Hence</w:t>
        </w:r>
      </w:ins>
      <w:ins w:id="46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ins w:id="465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466" w:author="PR Preview" w:date="2026-01-01T00:00:00Z">
        <w:r>
          <w:t xml:space="preserve">The channel erases with probability</w:t>
        </w:r>
      </w:ins>
      <w:ins w:id="467" w:author="PR Preview" w:date="2026-01-01T00:00:00Z">
        <w:r>
          <w:t xml:space="preserve"> </w:t>
        </w:r>
      </w:ins>
      <m:oMath>
        <m:r>
          <m:t>α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whatever the input,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so</w:t>
        </w:r>
      </w:ins>
      <w:ins w:id="472" w:author="PR Preview" w:date="2026-01-01T00:00:00Z">
        <w:r>
          <w:t xml:space="preserve"> </w:t>
        </w:r>
      </w:ins>
      <m:oMath>
        <m:r>
          <m:t>E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is independent of</w:t>
        </w:r>
      </w:ins>
      <w:ins w:id="475" w:author="PR Preview" w:date="2026-01-01T00:00:00Z">
        <w:r>
          <w:t xml:space="preserve"> </w:t>
        </w:r>
      </w:ins>
      <m:oMath>
        <m:r>
          <m:t>X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and</w:t>
        </w:r>
      </w:ins>
      <w:ins w:id="47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ins w:id="479" w:author="PR Preview" w:date="2026-01-01T00:00:00Z">
        <w:r>
          <w:t xml:space="preserve">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Given</w:t>
        </w:r>
      </w:ins>
      <w:ins w:id="482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</m:oMath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for certain, so</w:t>
        </w:r>
      </w:ins>
      <w:ins w:id="48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88" w:author="PR Preview" w:date="2026-01-01T00:00:00Z">
        <w:r>
          <w:t xml:space="preserve">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Given</w:t>
        </w:r>
      </w:ins>
      <w:ins w:id="491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0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494" w:author="PR Preview" w:date="2026-01-01T00:00:00Z">
        <w:r>
          <w:t xml:space="preserve">, and since</w:t>
        </w:r>
      </w:ins>
      <w:ins w:id="495" w:author="PR Preview" w:date="2026-01-01T00:00:00Z">
        <w:r>
          <w:t xml:space="preserve"> </w:t>
        </w:r>
      </w:ins>
      <m:oMath>
        <m:r>
          <m:t>E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is independent of</w:t>
        </w:r>
      </w:ins>
      <w:ins w:id="498" w:author="PR Preview" w:date="2026-01-01T00:00:00Z">
        <w:r>
          <w:t xml:space="preserve"> </w:t>
        </w:r>
      </w:ins>
      <m:oMath>
        <m:r>
          <m:t>X</m:t>
        </m:r>
      </m:oMath>
      <w:ins w:id="499" w:author="PR Preview" w:date="2026-01-01T00:00:00Z">
        <w:r>
          <w:t xml:space="preserve">,</w:t>
        </w:r>
      </w:ins>
      <w:ins w:id="50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so</w:t>
        </w:r>
      </w:ins>
      <w:ins w:id="50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Therefore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ins w:id="508" w:author="PR Preview" w:date="2026-01-01T00:00:00Z">
        <w:r>
          <w:t xml:space="preserve">Combining parts 1 and 3,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509" w:author="PR Preview" w:date="2026-01-01T00:00:00Z">
        <w:r>
          <w:t xml:space="preserve">Since</w:t>
        </w:r>
      </w:ins>
      <w:ins w:id="51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ins w:id="511" w:author="PR Preview" w:date="2026-01-01T00:00:00Z">
        <w:r>
          <w:t xml:space="preserve">, with equality at</w:t>
        </w:r>
      </w:ins>
      <w:ins w:id="51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the maximum over input distributions is</w:t>
        </w:r>
      </w:ins>
      <w:ins w:id="51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ins w:id="517" w:author="PR Preview" w:date="2026-01-01T00:00:00Z">
        <w:r>
          <w:t xml:space="preserve">.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The receiver loses a fraction</w:t>
        </w:r>
      </w:ins>
      <w:ins w:id="520" w:author="PR Preview" w:date="2026-01-01T00:00:00Z">
        <w:r>
          <w:t xml:space="preserve"> </w:t>
        </w:r>
      </w:ins>
      <m:oMath>
        <m:r>
          <m:t>α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the bits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and learns the rest exactly;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Cover and Thomas (2006, sec. 7.1)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reach the same capacity.</w:t>
        </w:r>
      </w:ins>
    </w:p>
    <w:bookmarkEnd w:id="28"/>
    <w:bookmarkEnd w:id="29"/>
    <w:bookmarkStart w:id="34" w:name="sec-channel-coding-theorem"/>
    <w:p>
      <w:pPr>
        <w:pStyle w:val="Heading2"/>
      </w:pPr>
      <w:ins w:id="529" w:author="PR Preview" w:date="2026-01-01T00:00:00Z">
        <w:r>
          <w:t xml:space="preserve">3 The noisy-channel coding theorem</w:t>
        </w:r>
      </w:ins>
    </w:p>
    <w:bookmarkStart w:id="30" w:name="def-channel-code"/>
    <w:p>
      <w:pPr>
        <w:pStyle w:val="FirstParagraph"/>
      </w:pPr>
      <w:ins w:id="530" w:author="PR Preview" w:date="2026-01-01T00:00:00Z">
        <w:r>
          <w:rPr>
            <w:b/>
            <w:bCs/>
          </w:rPr>
          <w:t xml:space="preserve">Definition 6 (Channel code and rate)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</w:t>
        </w:r>
      </w:ins>
      <w:ins w:id="5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rPr>
            <w:b/>
            <w:bCs/>
          </w:rPr>
          <w:t xml:space="preserve">channel code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 a</w:t>
        </w:r>
      </w:ins>
      <w:ins w:id="538" w:author="PR Preview" w:date="2026-01-01T00:00:00Z">
        <w:r>
          <w:t xml:space="preserve"> </w:t>
        </w:r>
      </w:ins>
      <w:hyperlink w:anchor="def-channel">
        <w:ins w:id="539" w:author="PR Preview" w:date="2026-01-01T00:00:00Z">
          <w:r>
            <w:rPr>
              <w:rStyle w:val="Hyperlink"/>
            </w:rPr>
            <w:t xml:space="preserve">discrete memoryless channel</w:t>
          </w:r>
        </w:ins>
      </w:hyperlink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sends one of</w:t>
        </w:r>
      </w:ins>
      <w:ins w:id="542" w:author="PR Preview" w:date="2026-01-01T00:00:00Z">
        <w:r>
          <w:t xml:space="preserve"> </w:t>
        </w:r>
      </w:ins>
      <m:oMath>
        <m:r>
          <m:t>M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messages,</w:t>
        </w:r>
      </w:ins>
      <w:ins w:id="545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ins w:id="546" w:author="PR Preview" w:date="2026-01-01T00:00:00Z">
        <w:r>
          <w:t xml:space="preserve">, in</w:t>
        </w:r>
      </w:ins>
      <w:ins w:id="547" w:author="PR Preview" w:date="2026-01-01T00:00:00Z">
        <w:r>
          <w:t xml:space="preserve"> </w:t>
        </w:r>
      </w:ins>
      <m:oMath>
        <m:r>
          <m:t>n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uses of the channel.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It has</w:t>
        </w:r>
      </w:ins>
    </w:p>
    <w:p>
      <w:pPr>
        <w:pStyle w:val="Compact"/>
        <w:numPr>
          <w:ilvl w:val="0"/>
          <w:numId w:val="1003"/>
        </w:numPr>
      </w:pPr>
      <w:ins w:id="552" w:author="PR Preview" w:date="2026-01-01T00:00:00Z">
        <w:r>
          <w:t xml:space="preserve">an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i/>
            <w:iCs/>
          </w:rPr>
          <w:t xml:space="preserve">encoder</w:t>
        </w:r>
      </w:ins>
      <w:ins w:id="555" w:author="PR Preview" w:date="2026-01-01T00:00:00Z">
        <w:r>
          <w:t xml:space="preserve">, which maps each message</w:t>
        </w:r>
      </w:ins>
      <w:ins w:id="556" w:author="PR Preview" w:date="2026-01-01T00:00:00Z">
        <w:r>
          <w:t xml:space="preserve"> </w:t>
        </w:r>
      </w:ins>
      <m:oMath>
        <m:r>
          <m:t>w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to a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i/>
            <w:iCs/>
          </w:rPr>
          <w:t xml:space="preserve">codeword</w:t>
        </w:r>
      </w:ins>
      <w:ins w:id="5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of</w:t>
        </w:r>
      </w:ins>
      <w:ins w:id="564" w:author="PR Preview" w:date="2026-01-01T00:00:00Z">
        <w:r>
          <w:t xml:space="preserve"> </w:t>
        </w:r>
      </w:ins>
      <m:oMath>
        <m:r>
          <m:t>n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inputs, and</w:t>
        </w:r>
      </w:ins>
    </w:p>
    <w:p>
      <w:pPr>
        <w:pStyle w:val="Compact"/>
        <w:numPr>
          <w:ilvl w:val="0"/>
          <w:numId w:val="1003"/>
        </w:numPr>
      </w:pPr>
      <w:ins w:id="567" w:author="PR Preview" w:date="2026-01-01T00:00:00Z">
        <w:r>
          <w:t xml:space="preserve">a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rPr>
            <w:i/>
            <w:iCs/>
          </w:rPr>
          <w:t xml:space="preserve">decoder</w:t>
        </w:r>
      </w:ins>
      <w:ins w:id="570" w:author="PR Preview" w:date="2026-01-01T00:00:00Z">
        <w:r>
          <w:t xml:space="preserve">, which maps each sequence of</w:t>
        </w:r>
      </w:ins>
      <w:ins w:id="571" w:author="PR Preview" w:date="2026-01-01T00:00:00Z">
        <w:r>
          <w:t xml:space="preserve"> </w:t>
        </w:r>
      </w:ins>
      <m:oMath>
        <m:r>
          <m:t>n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outputs to a guess at</w:t>
        </w:r>
      </w:ins>
      <w:ins w:id="574" w:author="PR Preview" w:date="2026-01-01T00:00:00Z">
        <w:r>
          <w:t xml:space="preserve"> </w:t>
        </w:r>
      </w:ins>
      <m:oMath>
        <m:r>
          <m:t>w</m:t>
        </m:r>
      </m:oMath>
      <w:ins w:id="575" w:author="PR Preview" w:date="2026-01-01T00:00:00Z">
        <w:r>
          <w:t xml:space="preserve">.</w:t>
        </w:r>
      </w:ins>
    </w:p>
    <w:p>
      <w:pPr>
        <w:pStyle w:val="FirstParagraph"/>
      </w:pPr>
      <w:ins w:id="576" w:author="PR Preview" w:date="2026-01-01T00:00:00Z">
        <w:r>
          <w:t xml:space="preserve">Its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rPr>
            <w:b/>
            <w:bCs/>
          </w:rPr>
          <w:t xml:space="preserve">rate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81" w:author="PR Preview" w:date="2026-01-01T00:00:00Z">
        <w:r>
          <w:t xml:space="preserve">and its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rPr>
            <w:b/>
            <w:bCs/>
          </w:rPr>
          <w:t xml:space="preserve">maximal probability of error</w:t>
        </w:r>
      </w:ins>
      <w:ins w:id="584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 the largest, over messages</w:t>
        </w:r>
      </w:ins>
      <w:ins w:id="587" w:author="PR Preview" w:date="2026-01-01T00:00:00Z">
        <w:r>
          <w:t xml:space="preserve"> </w:t>
        </w:r>
      </w:ins>
      <m:oMath>
        <m:r>
          <m:t>w</m:t>
        </m:r>
      </m:oMath>
      <w:ins w:id="588" w:author="PR Preview" w:date="2026-01-01T00:00:00Z">
        <w:r>
          <w:t xml:space="preserve">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of the probability that the decoder’s guess is wrong when</w:t>
        </w:r>
      </w:ins>
      <w:ins w:id="591" w:author="PR Preview" w:date="2026-01-01T00:00:00Z">
        <w:r>
          <w:t xml:space="preserve"> </w:t>
        </w:r>
      </w:ins>
      <m:oMath>
        <m:r>
          <m:t>w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is sent.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These are the definitions of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Cover and Thomas (2006, sec. 7.5)</w:t>
        </w:r>
      </w:ins>
      <w:ins w:id="598" w:author="PR Preview" w:date="2026-01-01T00:00:00Z">
        <w:r>
          <w:t xml:space="preserve">.</w:t>
        </w:r>
      </w:ins>
    </w:p>
    <w:bookmarkEnd w:id="30"/>
    <w:bookmarkStart w:id="31" w:name="exm-repetition-code"/>
    <w:p>
      <w:pPr>
        <w:pStyle w:val="BodyText"/>
      </w:pPr>
      <w:ins w:id="599" w:author="PR Preview" w:date="2026-01-01T00:00:00Z">
        <w:r>
          <w:rPr>
            <w:b/>
            <w:bCs/>
          </w:rPr>
          <w:t xml:space="preserve">Example 2 (Sending each bit three times)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To send one bit over the</w:t>
        </w:r>
      </w:ins>
      <w:ins w:id="602" w:author="PR Preview" w:date="2026-01-01T00:00:00Z">
        <w:r>
          <w:t xml:space="preserve"> </w:t>
        </w:r>
      </w:ins>
      <w:hyperlink w:anchor="def-binary-symmetric-channel">
        <w:ins w:id="603" w:author="PR Preview" w:date="2026-01-01T00:00:00Z">
          <w:r>
            <w:rPr>
              <w:rStyle w:val="Hyperlink"/>
            </w:rPr>
            <w:t xml:space="preserve">binary symmetric channel</w:t>
          </w:r>
        </w:ins>
      </w:hyperlink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with</w:t>
        </w:r>
      </w:ins>
      <w:ins w:id="606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=</m:t>
        </m:r>
        <m:r>
          <m:t>0.1</m:t>
        </m:r>
      </m:oMath>
      <w:ins w:id="607" w:author="PR Preview" w:date="2026-01-01T00:00:00Z">
        <w:r>
          <w:t xml:space="preserve">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send it three times and decode by majority vote.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This is a</w:t>
        </w:r>
      </w:ins>
      <w:ins w:id="6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613" w:author="PR Preview" w:date="2026-01-01T00:00:00Z">
        <w:r>
          <w:t xml:space="preserve"> </w:t>
        </w:r>
      </w:ins>
      <w:hyperlink w:anchor="def-channel-code">
        <w:ins w:id="614" w:author="PR Preview" w:date="2026-01-01T00:00:00Z">
          <w:r>
            <w:rPr>
              <w:rStyle w:val="Hyperlink"/>
            </w:rPr>
            <w:t xml:space="preserve">channel code</w:t>
          </w:r>
        </w:ins>
      </w:hyperlink>
      <w:ins w:id="615" w:author="PR Preview" w:date="2026-01-01T00:00:00Z">
        <w:r>
          <w:t xml:space="preserve">, with rate</w:t>
        </w:r>
      </w:ins>
      <w:ins w:id="61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ins w:id="617" w:author="PR Preview" w:date="2026-01-01T00:00:00Z">
        <w:r>
          <w:t xml:space="preserve">.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 decoder is wrong when two or three of the copies are flipped,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which happens with probability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22" w:author="PR Preview" w:date="2026-01-01T00:00:00Z">
        <w:r>
          <w:t xml:space="preserve">down from</w:t>
        </w:r>
      </w:ins>
      <w:ins w:id="623" w:author="PR Preview" w:date="2026-01-01T00:00:00Z">
        <w:r>
          <w:t xml:space="preserve"> </w:t>
        </w:r>
      </w:ins>
      <m:oMath>
        <m:r>
          <m:t>0.1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for sending the bit once.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Repeating more often lowers the error further,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but the rate falls toward</w:t>
        </w:r>
      </w:ins>
      <w:ins w:id="630" w:author="PR Preview" w:date="2026-01-01T00:00:00Z">
        <w:r>
          <w:t xml:space="preserve"> </w:t>
        </w:r>
      </w:ins>
      <m:oMath>
        <m:r>
          <m:t>0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as it does.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MacKay (2003, chap. 1)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works through this code.</w:t>
        </w:r>
      </w:ins>
    </w:p>
    <w:bookmarkEnd w:id="31"/>
    <w:bookmarkStart w:id="32" w:name="thm-channel-coding"/>
    <w:p>
      <w:pPr>
        <w:pStyle w:val="BodyText"/>
      </w:pPr>
      <w:ins w:id="637" w:author="PR Preview" w:date="2026-01-01T00:00:00Z">
        <w:r>
          <w:rPr>
            <w:b/>
            <w:bCs/>
          </w:rPr>
          <w:t xml:space="preserve">Theorem 2 (Noisy-channel coding theorem)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Let</w:t>
        </w:r>
      </w:ins>
      <w:ins w:id="640" w:author="PR Preview" w:date="2026-01-01T00:00:00Z">
        <w:r>
          <w:t xml:space="preserve"> </w:t>
        </w:r>
      </w:ins>
      <m:oMath>
        <m:r>
          <m:t>C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be the</w:t>
        </w:r>
      </w:ins>
      <w:ins w:id="643" w:author="PR Preview" w:date="2026-01-01T00:00:00Z">
        <w:r>
          <w:t xml:space="preserve"> </w:t>
        </w:r>
      </w:ins>
      <w:hyperlink w:anchor="def-channel-capacity">
        <w:ins w:id="644" w:author="PR Preview" w:date="2026-01-01T00:00:00Z">
          <w:r>
            <w:rPr>
              <w:rStyle w:val="Hyperlink"/>
            </w:rPr>
            <w:t xml:space="preserve">capacity</w:t>
          </w:r>
        </w:ins>
      </w:hyperlink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of a</w:t>
        </w:r>
      </w:ins>
      <w:ins w:id="647" w:author="PR Preview" w:date="2026-01-01T00:00:00Z">
        <w:r>
          <w:t xml:space="preserve"> </w:t>
        </w:r>
      </w:ins>
      <w:hyperlink w:anchor="def-channel">
        <w:ins w:id="648" w:author="PR Preview" w:date="2026-01-01T00:00:00Z">
          <w:r>
            <w:rPr>
              <w:rStyle w:val="Hyperlink"/>
            </w:rPr>
            <w:t xml:space="preserve">discrete memoryless channel</w:t>
          </w:r>
        </w:ins>
      </w:hyperlink>
      <w:ins w:id="649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650" w:author="PR Preview" w:date="2026-01-01T00:00:00Z">
        <w:r>
          <w:t xml:space="preserve">For every rate</w:t>
        </w:r>
      </w:ins>
      <w:ins w:id="65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&lt;</m:t>
        </m:r>
        <m:r>
          <m:t>C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there is a sequence of</w:t>
        </w:r>
      </w:ins>
      <w:ins w:id="6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ins w:id="655" w:author="PR Preview" w:date="2026-01-01T00:00:00Z">
        <w:r>
          <w:t xml:space="preserve"> </w:t>
        </w:r>
      </w:ins>
      <w:hyperlink w:anchor="def-channel-code">
        <w:ins w:id="656" w:author="PR Preview" w:date="2026-01-01T00:00:00Z">
          <w:r>
            <w:rPr>
              <w:rStyle w:val="Hyperlink"/>
            </w:rPr>
            <w:t xml:space="preserve">channel codes</w:t>
          </w:r>
        </w:ins>
      </w:hyperlink>
      <w:ins w:id="657" w:author="PR Preview" w:date="2026-01-01T00:00:00Z">
        <w:r>
          <w:t xml:space="preserve">,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for</w:t>
        </w:r>
      </w:ins>
      <w:ins w:id="6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whose maximal probability of error</w:t>
        </w:r>
      </w:ins>
      <w:ins w:id="664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tends to</w:t>
        </w:r>
      </w:ins>
      <w:ins w:id="667" w:author="PR Preview" w:date="2026-01-01T00:00:00Z">
        <w:r>
          <w:t xml:space="preserve"> </w:t>
        </w:r>
      </w:ins>
      <m:oMath>
        <m:r>
          <m:t>0</m:t>
        </m:r>
      </m:oMath>
      <w:ins w:id="668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669" w:author="PR Preview" w:date="2026-01-01T00:00:00Z">
        <w:r>
          <w:t xml:space="preserve">Conversely, any sequence of</w:t>
        </w:r>
      </w:ins>
      <w:ins w:id="6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codes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with</w:t>
        </w:r>
      </w:ins>
      <w:ins w:id="675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has</w:t>
        </w:r>
      </w:ins>
      <w:ins w:id="67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≤</m:t>
        </m:r>
        <m:r>
          <m:t>C</m:t>
        </m:r>
      </m:oMath>
      <w:ins w:id="679" w:author="PR Preview" w:date="2026-01-01T00:00:00Z">
        <w:r>
          <w:t xml:space="preserve">.</w:t>
        </w:r>
      </w:ins>
    </w:p>
    <w:bookmarkEnd w:id="32"/>
    <w:bookmarkStart w:id="33" w:name="rem-channel-coding-meaning"/>
    <w:p>
      <w:pPr>
        <w:pStyle w:val="FirstParagraph"/>
      </w:pPr>
      <w:ins w:id="680" w:author="PR Preview" w:date="2026-01-01T00:00:00Z">
        <w:r>
          <w:rPr>
            <w:i/>
            <w:iCs/>
          </w:rPr>
          <w:t xml:space="preserve">Remark 4</w:t>
        </w:r>
      </w:ins>
      <w:ins w:id="681" w:author="PR Preview" w:date="2026-01-01T00:00:00Z">
        <w:r>
          <w:t xml:space="preserve"> (Reliable communication at a positive rate). </w:t>
        </w:r>
      </w:ins>
      <w:hyperlink w:anchor="exm-repetition-code">
        <w:ins w:id="682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buys a lower error rate with a lower rate,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and repetition alone drives the error to</w:t>
        </w:r>
      </w:ins>
      <w:ins w:id="687" w:author="PR Preview" w:date="2026-01-01T00:00:00Z">
        <w:r>
          <w:t xml:space="preserve"> </w:t>
        </w:r>
      </w:ins>
      <m:oMath>
        <m:r>
          <m:t>0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only as the rate falls to</w:t>
        </w:r>
      </w:ins>
      <w:ins w:id="690" w:author="PR Preview" w:date="2026-01-01T00:00:00Z">
        <w:r>
          <w:t xml:space="preserve"> </w:t>
        </w:r>
      </w:ins>
      <m:oMath>
        <m:r>
          <m:t>0</m:t>
        </m:r>
      </m:oMath>
      <w:ins w:id="691" w:author="PR Preview" w:date="2026-01-01T00:00:00Z">
        <w:r>
          <w:t xml:space="preserve">.</w:t>
        </w:r>
      </w:ins>
      <w:ins w:id="692" w:author="PR Preview" w:date="2026-01-01T00:00:00Z">
        <w:r>
          <w:t xml:space="preserve"> </w:t>
        </w:r>
      </w:ins>
      <w:hyperlink w:anchor="thm-channel-coding">
        <w:ins w:id="69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says that this trade-off is not forced: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over the channel of</w:t>
        </w:r>
      </w:ins>
      <w:ins w:id="698" w:author="PR Preview" w:date="2026-01-01T00:00:00Z">
        <w:r>
          <w:t xml:space="preserve"> </w:t>
        </w:r>
      </w:ins>
      <w:hyperlink w:anchor="exm-bsc-capacity">
        <w:ins w:id="69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700" w:author="PR Preview" w:date="2026-01-01T00:00:00Z">
        <w:r>
          <w:t xml:space="preserve">,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long enough codes send about</w:t>
        </w:r>
      </w:ins>
      <w:ins w:id="703" w:author="PR Preview" w:date="2026-01-01T00:00:00Z">
        <w:r>
          <w:t xml:space="preserve"> </w:t>
        </w:r>
      </w:ins>
      <m:oMath>
        <m:r>
          <m:t>0.53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bits per channel use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with an error probability as small as we like.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Above capacity, no code can.</w:t>
        </w:r>
      </w:ins>
    </w:p>
    <w:p>
      <w:pPr>
        <w:pStyle w:val="BodyText"/>
      </w:pPr>
      <w:ins w:id="710" w:author="PR Preview" w:date="2026-01-01T00:00:00Z">
        <w:r>
          <w:t xml:space="preserve">Shannon (1948)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stated the theorem and sketched its proof.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Cover and Thomas (2006, sec. 7.7)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prove part 1 by choosing codewords at random,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Cover and Thomas (2006, sec. 7.9)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prove part 2 with Fano’s inequality.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MacKay (2003, chap. 9 and 10)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gives another account.</w:t>
        </w:r>
      </w:ins>
    </w:p>
    <w:bookmarkEnd w:id="33"/>
    <w:bookmarkEnd w:id="34"/>
    <w:bookmarkStart w:id="41" w:name="references"/>
    <w:p>
      <w:pPr>
        <w:pStyle w:val="Heading2"/>
      </w:pPr>
      <w:ins w:id="727" w:author="PR Preview" w:date="2026-01-01T00:00:00Z">
        <w:r>
          <w:t xml:space="preserve">References</w:t>
        </w:r>
      </w:ins>
    </w:p>
    <w:bookmarkStart w:id="40" w:name="refs"/>
    <w:bookmarkStart w:id="36" w:name="ref-cover2006elements"/>
    <w:p>
      <w:pPr>
        <w:pStyle w:val="Bibliography"/>
      </w:pPr>
      <w:ins w:id="728" w:author="PR Preview" w:date="2026-01-01T00:00:00Z">
        <w:r>
          <w:t xml:space="preserve">Cover, Thomas M., and Joy A. Thomas. 2006.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rPr>
            <w:i/>
            <w:iCs/>
          </w:rPr>
          <w:t xml:space="preserve">Elements of Information Theory</w:t>
        </w:r>
      </w:ins>
      <w:ins w:id="731" w:author="PR Preview" w:date="2026-01-01T00:00:00Z">
        <w:r>
          <w:t xml:space="preserve">. 2nd ed. Wiley-Interscience.</w:t>
        </w:r>
      </w:ins>
      <w:ins w:id="732" w:author="PR Preview" w:date="2026-01-01T00:00:00Z">
        <w:r>
          <w:t xml:space="preserve"> </w:t>
        </w:r>
      </w:ins>
      <w:hyperlink r:id="rId35">
        <w:ins w:id="733" w:author="PR Preview" w:date="2026-01-01T00:00:00Z">
          <w:r>
            <w:rPr>
              <w:rStyle w:val="Hyperlink"/>
            </w:rPr>
            <w:t xml:space="preserve">https://doi.org/10.1002/047174882X</w:t>
          </w:r>
        </w:ins>
      </w:hyperlink>
      <w:ins w:id="734" w:author="PR Preview" w:date="2026-01-01T00:00:00Z">
        <w:r>
          <w:t xml:space="preserve">.</w:t>
        </w:r>
      </w:ins>
    </w:p>
    <w:bookmarkEnd w:id="36"/>
    <w:bookmarkStart w:id="37" w:name="ref-mackay2003information"/>
    <w:p>
      <w:pPr>
        <w:pStyle w:val="Bibliography"/>
      </w:pPr>
      <w:ins w:id="735" w:author="PR Preview" w:date="2026-01-01T00:00:00Z">
        <w:r>
          <w:t xml:space="preserve">MacKay, David J. C. 2003.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rPr>
            <w:i/>
            <w:iCs/>
          </w:rPr>
          <w:t xml:space="preserve">Information Theory, Inference, and Learning Algorithms</w:t>
        </w:r>
      </w:ins>
      <w:ins w:id="738" w:author="PR Preview" w:date="2026-01-01T00:00:00Z">
        <w:r>
          <w:t xml:space="preserve">. Cambridge University Press.</w:t>
        </w:r>
      </w:ins>
    </w:p>
    <w:bookmarkEnd w:id="37"/>
    <w:bookmarkStart w:id="39" w:name="ref-shannon1948mathematical"/>
    <w:p>
      <w:pPr>
        <w:pStyle w:val="Bibliography"/>
      </w:pPr>
      <w:ins w:id="739" w:author="PR Preview" w:date="2026-01-01T00:00:00Z">
        <w:r>
          <w:t xml:space="preserve">Shannon, C. E. 1948.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“A Mathematical Theory of Communication.”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rPr>
            <w:i/>
            <w:iCs/>
          </w:rPr>
          <w:t xml:space="preserve">Bell System Technical Journal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27 (3): 379–423.</w:t>
        </w:r>
      </w:ins>
      <w:ins w:id="746" w:author="PR Preview" w:date="2026-01-01T00:00:00Z">
        <w:r>
          <w:t xml:space="preserve"> </w:t>
        </w:r>
      </w:ins>
      <w:hyperlink r:id="rId38">
        <w:ins w:id="747" w:author="PR Preview" w:date="2026-01-01T00:00:00Z">
          <w:r>
            <w:rPr>
              <w:rStyle w:val="Hyperlink"/>
            </w:rPr>
            <w:t xml:space="preserve">https://doi.org/10.1002/j.1538-7305.1948.tb01338.x</w:t>
          </w:r>
        </w:ins>
      </w:hyperlink>
      <w:ins w:id="748" w:author="PR Preview" w:date="2026-01-01T00:00:00Z">
        <w:r>
          <w:t xml:space="preserve">.</w:t>
        </w:r>
      </w:ins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2026-10-14T18:10:20Z</dcterms:created>
  <dcterms:modified xsi:type="dcterms:W3CDTF">2026-10-14T18:10:20Z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