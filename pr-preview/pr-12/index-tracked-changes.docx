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2026-10-14 01:49:15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11:05:50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ins w:id="3" w:author="PR Preview" w:date="2026-01-01T00:00:00Z">
          <w:r>
            <w:rPr>
              <w:rStyle w:val="Hyperlink"/>
            </w:rPr>
            <w:t xml:space="preserve">Channel capacity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discrete memoryless channels, the capacity of the binary symmetric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 erasure channels, and the noisy-channel coding theorem</w:t>
        </w:r>
      </w:ins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del w:id="9" w:author="PR Preview" w:date="2026-01-01T00:00:00Z">
        <w:r>
          <w:delText xml:space="preserve">channel coding: channel capacity and the noisy-channel coding theorem</w:delText>
        </w:r>
      </w:del>
    </w:p>
    <w:p>
      <w:pPr>
        <w:pStyle w:val="Compact"/>
        <w:numPr>
          <w:ilvl w:val="0"/>
          <w:numId w:val="1002"/>
        </w:numPr>
      </w:pPr>
      <w:ins w:id="10" w:author="PR Preview" w:date="2026-01-01T00:00:00Z">
        <w:r>
          <w:t xml:space="preserve">proofs of the noisy-channel coding theorem, and codes that approach capacity</w:t>
        </w:r>
      </w:ins>
    </w:p>
    <w:p>
      <w:pPr>
        <w:pStyle w:val="Compact"/>
        <w:numPr>
          <w:ilvl w:val="0"/>
          <w:numId w:val="1002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4"/>
    <w:bookmarkStart w:id="18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3" Type="http://schemas.openxmlformats.org/officeDocument/2006/relationships/hyperlink" Target="https://morrison-lab.github.io/cds/" TargetMode="External"/><Relationship Id="rId12" Type="http://schemas.openxmlformats.org/officeDocument/2006/relationships/hyperlink" Target="https://morrison-lab.github.io/pds/expectation.html#sec-entropy" TargetMode="External"/><Relationship Id="rId17" Type="http://schemas.openxmlformats.org/officeDocument/2006/relationships/hyperlink" Target="https://stanforddatacompressionclass.github.io/Fall22/" TargetMode="External"/><Relationship Id="rId15" Type="http://schemas.openxmlformats.org/officeDocument/2006/relationships/hyperlink" Target="https://web.stanford.edu/class/ee276/" TargetMode="External"/><Relationship Id="rId16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3" Type="http://schemas.openxmlformats.org/officeDocument/2006/relationships/hyperlink" Target="https://morrison-lab.github.io/cds/" TargetMode="External"/><Relationship Id="rId12" Type="http://schemas.openxmlformats.org/officeDocument/2006/relationships/hyperlink" Target="https://morrison-lab.github.io/pds/expectation.html#sec-entropy" TargetMode="External"/><Relationship Id="rId17" Type="http://schemas.openxmlformats.org/officeDocument/2006/relationships/hyperlink" Target="https://stanforddatacompressionclass.github.io/Fall22/" TargetMode="External"/><Relationship Id="rId15" Type="http://schemas.openxmlformats.org/officeDocument/2006/relationships/hyperlink" Target="https://web.stanford.edu/class/ee276/" TargetMode="External"/><Relationship Id="rId16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2026-10-14T18:10:53Z</dcterms:created>
  <dcterms:modified xsi:type="dcterms:W3CDTF">2026-10-14T18:10:53Z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