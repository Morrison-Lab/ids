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2026-10-24 21:50:48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03:07:59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With base-2 logarithms, surprisal is measured in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i/>
            <w:iCs/>
          </w:rPr>
          <w:delText xml:space="preserve">bits</w:delText>
        </w:r>
      </w:del>
      <w:del w:id="6" w:author="PR Preview" w:date="2026-01-01T00:00:00Z">
        <w:r>
          <w:delText xml:space="preserve">;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 natural logarithms, in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i/>
            <w:iCs/>
          </w:rPr>
          <w:delText xml:space="preserve">nats</w:delText>
        </w:r>
      </w:del>
      <w:del w:id="11" w:author="PR Preview" w:date="2026-01-01T00:00:00Z">
        <w:r>
          <w:delText xml:space="preserve">.</w:delText>
        </w:r>
      </w:del>
    </w:p>
    <w:p>
      <w:pPr>
        <w:pStyle w:val="FirstParagraph"/>
      </w:pPr>
      <w:ins w:id="12" w:author="PR Preview" w:date="2026-01-01T00:00:00Z">
        <w:r>
          <w:t xml:space="preserve">With base-2 logarithms, surprisal is also called the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Shannon information content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of the outcome</w:t>
        </w:r>
      </w:ins>
      <w:ins w:id="17" w:author="PR Preview" w:date="2026-01-01T00:00:00Z">
        <w:r>
          <w:t xml:space="preserve"> </w:t>
        </w:r>
      </w:ins>
      <m:oMath>
        <m:r>
          <m:t>x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(MacKay 2003, sec. 2.4)</w:t>
        </w:r>
      </w:ins>
      <w:ins w:id="20" w:author="PR Preview" w:date="2026-01-01T00:00:00Z">
        <w:r>
          <w:t xml:space="preserve">.</w:t>
        </w:r>
      </w:ins>
    </w:p>
    <w:bookmarkEnd w:id="10"/>
    <w:bookmarkStart w:id="11" w:name="def-bit"/>
    <w:p>
      <w:pPr>
        <w:pStyle w:val="BodyText"/>
      </w:pPr>
      <w:ins w:id="21" w:author="PR Preview" w:date="2026-01-01T00:00:00Z">
        <w:r>
          <w:rPr>
            <w:b/>
            <w:bCs/>
          </w:rPr>
          <w:t xml:space="preserve">Definition 2 (Bit)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b/>
            <w:bCs/>
          </w:rPr>
          <w:t xml:space="preserve">bit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the unit of information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when the logarithm in</w:t>
        </w:r>
      </w:ins>
      <w:ins w:id="30" w:author="PR Preview" w:date="2026-01-01T00:00:00Z">
        <w:r>
          <w:t xml:space="preserve"> </w:t>
        </w:r>
      </w:ins>
      <w:hyperlink w:anchor="def-surprisal">
        <w:ins w:id="3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in every quantity built from it, has base</w:t>
        </w:r>
      </w:ins>
      <w:ins w:id="35" w:author="PR Preview" w:date="2026-01-01T00:00:00Z">
        <w:r>
          <w:t xml:space="preserve"> </w:t>
        </w:r>
      </w:ins>
      <m:oMath>
        <m:r>
          <m:t>2</m:t>
        </m:r>
      </m:oMath>
      <w:ins w:id="36" w:author="PR Preview" w:date="2026-01-01T00:00:00Z">
        <w:r>
          <w:t xml:space="preserve">.</w:t>
        </w:r>
      </w:ins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del w:id="37" w:author="PR Preview" w:date="2026-01-01T00:00:00Z">
        <w:r>
          <w:rPr>
            <w:i/>
            <w:iCs/>
          </w:rPr>
          <w:delText xml:space="preserve">Remark 1</w:delText>
        </w:r>
      </w:del>
      <w:del w:id="38" w:author="PR Preview" w:date="2026-01-01T00:00:00Z">
        <w:r>
          <w:delText xml:space="preserve"> (Unlikely outcomes carry more information). </w:delText>
        </w:r>
      </w:del>
      <w:del w:id="39" w:author="PR Preview" w:date="2026-01-01T00:00:00Z">
        <w:r>
          <w:delText xml:space="preserve">Surprisal is large when an outcome was unlikely,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and it falls to</w:delText>
        </w:r>
      </w:del>
      <w:del w:id="42" w:author="PR Preview" w:date="2026-01-01T00:00:00Z">
        <w:r>
          <w:delText xml:space="preserve"> </w:delText>
        </w:r>
      </w:del>
      <m:oMath>
        <m:r>
          <m:t>0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as the outcome becomes certain.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Correctly predicting heads on one toss of a fair coin is worth</w:delText>
        </w:r>
      </w:del>
      <w:del w:id="47" w:author="PR Preview" w:date="2026-01-01T00:00:00Z">
        <w:r>
          <w:delText xml:space="preserve"> </w:delText>
        </w:r>
      </w:del>
      <m:oMath>
        <m:r>
          <m:t>1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bit;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correctly predicting ten heads in a row is worth</w:delText>
        </w:r>
      </w:del>
      <w:del w:id="52" w:author="PR Preview" w:date="2026-01-01T00:00:00Z">
        <w:r>
          <w:delText xml:space="preserve"> </w:delText>
        </w:r>
      </w:del>
      <m:oMath>
        <m:r>
          <m:t>10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bits.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MacKay (2003, sec. 2.4)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calls</w:delText>
        </w:r>
      </w:del>
      <w:del w:id="5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in bits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i/>
            <w:iCs/>
          </w:rPr>
          <w:delText xml:space="preserve">Shannon information content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the outcome</w:delText>
        </w:r>
      </w:del>
      <w:del w:id="68" w:author="PR Preview" w:date="2026-01-01T00:00:00Z">
        <w:r>
          <w:delText xml:space="preserve"> </w:delText>
        </w:r>
      </w:del>
      <m:oMath>
        <m:r>
          <m:t>x</m:t>
        </m:r>
      </m:oMath>
      <w:del w:id="69" w:author="PR Preview" w:date="2026-01-01T00:00:00Z">
        <w:r>
          <w:delText xml:space="preserve">.</w:delText>
        </w:r>
      </w:del>
    </w:p>
    <w:p>
      <w:pPr>
        <w:pStyle w:val="BodyText"/>
      </w:pPr>
      <w:del w:id="70" w:author="PR Preview" w:date="2026-01-01T00:00:00Z">
        <w:r>
          <w:rPr>
            <w:i/>
            <w:iCs/>
          </w:rPr>
          <w:delText xml:space="preserve">Remark 2</w:delText>
        </w:r>
      </w:del>
      <w:del w:id="71" w:author="PR Preview" w:date="2026-01-01T00:00:00Z">
        <w:r>
          <w:delText xml:space="preserve"> (Entropy is expected surprisal). </w:delText>
        </w:r>
      </w:del>
      <w:del w:id="72" w:author="PR Preview" w:date="2026-01-01T00:00:00Z">
        <w:r>
          <w:delText xml:space="preserve">The</w:delText>
        </w:r>
      </w:del>
      <w:del w:id="73" w:author="PR Preview" w:date="2026-01-01T00:00:00Z">
        <w:r>
          <w:delText xml:space="preserve"> </w:delText>
        </w:r>
      </w:del>
      <w:hyperlink r:id="rId17">
        <w:del w:id="74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of a discrete random variable</w:delText>
        </w:r>
      </w:del>
      <w:del w:id="77" w:author="PR Preview" w:date="2026-01-01T00:00:00Z">
        <w:r>
          <w:delText xml:space="preserve"> </w:delText>
        </w:r>
      </w:del>
      <m:oMath>
        <m:r>
          <m:t>X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the</w:delText>
        </w:r>
      </w:del>
      <w:del w:id="80" w:author="PR Preview" w:date="2026-01-01T00:00:00Z">
        <w:r>
          <w:delText xml:space="preserve"> </w:delText>
        </w:r>
      </w:del>
      <w:hyperlink r:id="rId18">
        <w:del w:id="81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 its</w:delText>
        </w:r>
      </w:del>
      <w:del w:id="84" w:author="PR Preview" w:date="2026-01-01T00:00:00Z">
        <w:r>
          <w:delText xml:space="preserve"> </w:delText>
        </w:r>
      </w:del>
      <w:hyperlink w:anchor="def-surprisal">
        <w:del w:id="85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86" w:author="PR Preview" w:date="2026-01-01T00:00:00Z">
        <w:r>
          <w:delText xml:space="preserve">:</w:delText>
        </w:r>
      </w:del>
    </w:p>
    <w:p>
      <w:pPr>
        <w:pStyle w:val="FirstParagraph"/>
      </w:pPr>
      <w:ins w:id="87" w:author="PR Preview" w:date="2026-01-01T00:00:00Z">
        <w:r>
          <w:rPr>
            <w:b/>
            <w:bCs/>
          </w:rPr>
          <w:t xml:space="preserve">Definition 3 (Nat)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b/>
            <w:bCs/>
          </w:rPr>
          <w:t xml:space="preserve">nat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 the unit of information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when the logarithm in</w:t>
        </w:r>
      </w:ins>
      <w:ins w:id="96" w:author="PR Preview" w:date="2026-01-01T00:00:00Z">
        <w:r>
          <w:t xml:space="preserve"> </w:t>
        </w:r>
      </w:ins>
      <w:hyperlink w:anchor="def-surprisal">
        <w:ins w:id="97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 in every quantity built from it, is the natural logarithm.</w:t>
        </w:r>
      </w:ins>
    </w:p>
    <w:bookmarkEnd w:id="13"/>
    <w:bookmarkStart w:id="14" w:name="exm-coin-nats"/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Example 2 (One fair coin toss in nats)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By</w:t>
        </w:r>
      </w:ins>
      <w:ins w:id="104" w:author="PR Preview" w:date="2026-01-01T00:00:00Z">
        <w:r>
          <w:t xml:space="preserve"> </w:t>
        </w:r>
      </w:ins>
      <w:hyperlink w:anchor="exm-surprisal-coins">
        <w:ins w:id="10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with</w:t>
        </w:r>
      </w:ins>
      <w:ins w:id="10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09" w:author="PR Preview" w:date="2026-01-01T00:00:00Z">
        <w:r>
          <w:t xml:space="preserve">, one toss of a fair coin landing heads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has a surprisal of</w:t>
        </w:r>
      </w:ins>
      <w:ins w:id="112" w:author="PR Preview" w:date="2026-01-01T00:00:00Z">
        <w:r>
          <w:t xml:space="preserve"> </w:t>
        </w:r>
      </w:ins>
      <m:oMath>
        <m:r>
          <m:t>1</m:t>
        </m:r>
      </m:oMath>
      <w:ins w:id="113" w:author="PR Preview" w:date="2026-01-01T00:00:00Z">
        <w:r>
          <w:t xml:space="preserve"> </w:t>
        </w:r>
      </w:ins>
      <w:hyperlink w:anchor="def-bit">
        <w:ins w:id="114" w:author="PR Preview" w:date="2026-01-01T00:00:00Z">
          <w:r>
            <w:rPr>
              <w:rStyle w:val="Hyperlink"/>
            </w:rPr>
            <w:t xml:space="preserve">bit</w:t>
          </w:r>
        </w:ins>
      </w:hyperlink>
      <w:ins w:id="115" w:author="PR Preview" w:date="2026-01-01T00:00:00Z">
        <w:r>
          <w:t xml:space="preserve">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In</w:t>
        </w:r>
      </w:ins>
      <w:ins w:id="118" w:author="PR Preview" w:date="2026-01-01T00:00:00Z">
        <w:r>
          <w:t xml:space="preserve"> </w:t>
        </w:r>
      </w:ins>
      <w:hyperlink w:anchor="def-nat">
        <w:ins w:id="119" w:author="PR Preview" w:date="2026-01-01T00:00:00Z">
          <w:r>
            <w:rPr>
              <w:rStyle w:val="Hyperlink"/>
            </w:rPr>
            <w:t xml:space="preserve">nats</w:t>
          </w:r>
        </w:ins>
      </w:hyperlink>
      <w:ins w:id="120" w:author="PR Preview" w:date="2026-01-01T00:00:00Z">
        <w:r>
          <w:t xml:space="preserve">, the same outcome has a surprisal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ins w:id="121" w:author="PR Preview" w:date="2026-01-01T00:00:00Z">
        <w:r>
          <w:rPr>
            <w:i/>
            <w:iCs/>
          </w:rPr>
          <w:t xml:space="preserve">Remark 1</w:t>
        </w:r>
      </w:ins>
      <w:ins w:id="122" w:author="PR Preview" w:date="2026-01-01T00:00:00Z">
        <w:r>
          <w:t xml:space="preserve"> (Converting between bits and nats). </w:t>
        </w:r>
      </w:ins>
      <w:ins w:id="123" w:author="PR Preview" w:date="2026-01-01T00:00:00Z">
        <w:r>
          <w:t xml:space="preserve">For any probability</w:t>
        </w:r>
      </w:ins>
      <w:ins w:id="12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 change-of-base rule for logarithms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28" w:author="PR Preview" w:date="2026-01-01T00:00:00Z">
        <w:r>
          <w:t xml:space="preserve">So an outcome with a surprisal of</w:t>
        </w:r>
      </w:ins>
      <w:ins w:id="129" w:author="PR Preview" w:date="2026-01-01T00:00:00Z">
        <w:r>
          <w:t xml:space="preserve"> </w:t>
        </w:r>
      </w:ins>
      <m:oMath>
        <m:r>
          <m:t>1</m:t>
        </m:r>
      </m:oMath>
      <w:ins w:id="130" w:author="PR Preview" w:date="2026-01-01T00:00:00Z">
        <w:r>
          <w:t xml:space="preserve"> </w:t>
        </w:r>
      </w:ins>
      <w:hyperlink w:anchor="def-nat">
        <w:ins w:id="131" w:author="PR Preview" w:date="2026-01-01T00:00:00Z">
          <w:r>
            <w:rPr>
              <w:rStyle w:val="Hyperlink"/>
            </w:rPr>
            <w:t xml:space="preserve">nat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has a surprisal of</w:t>
        </w:r>
      </w:ins>
      <w:ins w:id="13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ins w:id="135" w:author="PR Preview" w:date="2026-01-01T00:00:00Z">
        <w:r>
          <w:t xml:space="preserve"> </w:t>
        </w:r>
      </w:ins>
      <w:hyperlink w:anchor="def-bit">
        <w:ins w:id="136" w:author="PR Preview" w:date="2026-01-01T00:00:00Z">
          <w:r>
            <w:rPr>
              <w:rStyle w:val="Hyperlink"/>
            </w:rPr>
            <w:t xml:space="preserve">bits</w:t>
          </w:r>
        </w:ins>
      </w:hyperlink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the</w:t>
        </w:r>
      </w:ins>
      <w:ins w:id="140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nats of</w:t>
        </w:r>
      </w:ins>
      <w:ins w:id="143" w:author="PR Preview" w:date="2026-01-01T00:00:00Z">
        <w:r>
          <w:t xml:space="preserve"> </w:t>
        </w:r>
      </w:ins>
      <w:hyperlink w:anchor="exm-coin-nats">
        <w:ins w:id="14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are</w:t>
        </w:r>
      </w:ins>
      <w:ins w:id="147" w:author="PR Preview" w:date="2026-01-01T00:00:00Z">
        <w:r>
          <w:t xml:space="preserve"> </w:t>
        </w:r>
      </w:ins>
      <m:oMath>
        <m:r>
          <m:t>0.693</m:t>
        </m:r>
        <m:r>
          <m:rPr>
            <m:sty m:val="p"/>
          </m:rPr>
          <m:t>×</m:t>
        </m:r>
        <m:r>
          <m:t>1.443</m:t>
        </m:r>
        <m:r>
          <m:rPr>
            <m:sty m:val="p"/>
          </m:rPr>
          <m:t>≈</m:t>
        </m:r>
        <m:r>
          <m:t>1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bit.</w:t>
        </w:r>
      </w:ins>
    </w:p>
    <w:p>
      <w:pPr>
        <w:pStyle w:val="BodyText"/>
      </w:pPr>
      <w:ins w:id="150" w:author="PR Preview" w:date="2026-01-01T00:00:00Z">
        <w:r>
          <w:t xml:space="preserve">A bit as a unit of information is not the same thing as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 bit as a binary digit.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 binary digit whose two values are equally likely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has a surprisal of exactly</w:t>
        </w:r>
      </w:ins>
      <w:ins w:id="157" w:author="PR Preview" w:date="2026-01-01T00:00:00Z">
        <w:r>
          <w:t xml:space="preserve"> </w:t>
        </w:r>
      </w:ins>
      <m:oMath>
        <m:r>
          <m:t>1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bit, whichever value it takes.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 binary digit that is</w:t>
        </w:r>
      </w:ins>
      <w:ins w:id="162" w:author="PR Preview" w:date="2026-01-01T00:00:00Z">
        <w:r>
          <w:t xml:space="preserve"> </w:t>
        </w:r>
      </w:ins>
      <m:oMath>
        <m:r>
          <m:t>0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nine times in ten does not: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 value</w:t>
        </w:r>
      </w:ins>
      <w:ins w:id="167" w:author="PR Preview" w:date="2026-01-01T00:00:00Z">
        <w:r>
          <w:t xml:space="preserve"> </w:t>
        </w:r>
      </w:ins>
      <m:oMath>
        <m:r>
          <m:t>0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has a surprisal of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bits,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the value</w:t>
        </w:r>
      </w:ins>
      <w:ins w:id="175" w:author="PR Preview" w:date="2026-01-01T00:00:00Z">
        <w:r>
          <w:t xml:space="preserve"> </w:t>
        </w:r>
      </w:ins>
      <m:oMath>
        <m:r>
          <m:t>1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has a surprisal of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bits.</w:t>
        </w:r>
      </w:ins>
    </w:p>
    <w:bookmarkEnd w:id="15"/>
    <w:bookmarkStart w:id="16" w:name="rem-surprisal-meaning"/>
    <w:p>
      <w:pPr>
        <w:pStyle w:val="BodyText"/>
      </w:pPr>
      <w:ins w:id="181" w:author="PR Preview" w:date="2026-01-01T00:00:00Z">
        <w:r>
          <w:rPr>
            <w:i/>
            <w:iCs/>
          </w:rPr>
          <w:t xml:space="preserve">Remark 2</w:t>
        </w:r>
      </w:ins>
      <w:ins w:id="182" w:author="PR Preview" w:date="2026-01-01T00:00:00Z">
        <w:r>
          <w:t xml:space="preserve"> (Unlikely outcomes carry more information). </w:t>
        </w:r>
      </w:ins>
      <w:ins w:id="183" w:author="PR Preview" w:date="2026-01-01T00:00:00Z">
        <w:r>
          <w:t xml:space="preserve">Surprisal is large when an outcome was unlikely,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and it falls to</w:t>
        </w:r>
      </w:ins>
      <w:ins w:id="186" w:author="PR Preview" w:date="2026-01-01T00:00:00Z">
        <w:r>
          <w:t xml:space="preserve"> </w:t>
        </w:r>
      </w:ins>
      <m:oMath>
        <m:r>
          <m:t>0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as the outcome becomes certain.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Correctly predicting heads on one toss of a fair coin is worth</w:t>
        </w:r>
      </w:ins>
      <w:ins w:id="191" w:author="PR Preview" w:date="2026-01-01T00:00:00Z">
        <w:r>
          <w:t xml:space="preserve"> </w:t>
        </w:r>
      </w:ins>
      <m:oMath>
        <m:r>
          <m:t>1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bit;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correctly predicting ten heads in a row is worth</w:t>
        </w:r>
      </w:ins>
      <w:ins w:id="196" w:author="PR Preview" w:date="2026-01-01T00:00:00Z">
        <w:r>
          <w:t xml:space="preserve"> </w:t>
        </w:r>
      </w:ins>
      <m:oMath>
        <m:r>
          <m:t>10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bits.</w:t>
        </w:r>
      </w:ins>
    </w:p>
    <w:bookmarkEnd w:id="16"/>
    <w:bookmarkStart w:id="20" w:name="rem-entropy-expected-surprisal"/>
    <w:p>
      <w:pPr>
        <w:pStyle w:val="BodyText"/>
      </w:pPr>
      <w:ins w:id="199" w:author="PR Preview" w:date="2026-01-01T00:00:00Z">
        <w:r>
          <w:rPr>
            <w:i/>
            <w:iCs/>
          </w:rPr>
          <w:t xml:space="preserve">Remark 3</w:t>
        </w:r>
      </w:ins>
      <w:ins w:id="200" w:author="PR Preview" w:date="2026-01-01T00:00:00Z">
        <w:r>
          <w:t xml:space="preserve"> (Entropy is expected surprisal). </w:t>
        </w:r>
      </w:ins>
      <w:ins w:id="201" w:author="PR Preview" w:date="2026-01-01T00:00:00Z">
        <w:r>
          <w:t xml:space="preserve">The</w:t>
        </w:r>
      </w:ins>
      <w:ins w:id="202" w:author="PR Preview" w:date="2026-01-01T00:00:00Z">
        <w:r>
          <w:t xml:space="preserve"> </w:t>
        </w:r>
      </w:ins>
      <w:hyperlink r:id="rId17">
        <w:ins w:id="203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of a discrete random variable</w:t>
        </w:r>
      </w:ins>
      <w:ins w:id="206" w:author="PR Preview" w:date="2026-01-01T00:00:00Z">
        <w:r>
          <w:t xml:space="preserve"> </w:t>
        </w:r>
      </w:ins>
      <m:oMath>
        <m:r>
          <m:t>X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 the</w:t>
        </w:r>
      </w:ins>
      <w:ins w:id="209" w:author="PR Preview" w:date="2026-01-01T00:00:00Z">
        <w:r>
          <w:t xml:space="preserve"> </w:t>
        </w:r>
      </w:ins>
      <w:hyperlink r:id="rId18">
        <w:ins w:id="21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of its</w:t>
        </w:r>
      </w:ins>
      <w:ins w:id="213" w:author="PR Preview" w:date="2026-01-01T00:00:00Z">
        <w:r>
          <w:t xml:space="preserve"> </w:t>
        </w:r>
      </w:ins>
      <w:hyperlink w:anchor="def-surprisal">
        <w:ins w:id="214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2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del w:id="216" w:author="PR Preview" w:date="2026-01-01T00:00:00Z">
        <w:r>
          <w:rPr>
            <w:i/>
            <w:iCs/>
          </w:rPr>
          <w:delText xml:space="preserve">Remark 3</w:delText>
        </w:r>
      </w:del>
      <w:del w:id="217" w:author="PR Preview" w:date="2026-01-01T00:00:00Z">
        <w:r>
          <w:delText xml:space="preserve"> (Surprisal and the Fisher information). </w:delText>
        </w:r>
      </w:del>
      <w:del w:id="218" w:author="PR Preview" w:date="2026-01-01T00:00:00Z">
        <w:r>
          <w:delText xml:space="preserve">When the probabilities depend on a parameter</w:delText>
        </w:r>
      </w:del>
      <w:del w:id="219" w:author="PR Preview" w:date="2026-01-01T00:00:00Z">
        <w:r>
          <w:delText xml:space="preserve"> </w:delText>
        </w:r>
      </w:del>
      <m:oMath>
        <m:r>
          <m:t>θ</m:t>
        </m:r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</w:delText>
        </w:r>
      </w:del>
      <w:del w:id="223" w:author="PR Preview" w:date="2026-01-01T00:00:00Z">
        <w:r>
          <w:delText xml:space="preserve"> </w:delText>
        </w:r>
      </w:del>
      <w:hyperlink w:anchor="def-surprisal">
        <w:del w:id="224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of an outcome</w:delText>
        </w:r>
      </w:del>
      <w:del w:id="227" w:author="PR Preview" w:date="2026-01-01T00:00:00Z">
        <w:r>
          <w:delText xml:space="preserve"> </w:delText>
        </w:r>
      </w:del>
      <m:oMath>
        <m:r>
          <m:t>x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is</w:delText>
        </w:r>
      </w:del>
      <w:del w:id="23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del w:id="231" w:author="PR Preview" w:date="2026-01-01T00:00:00Z">
        <w:r>
          <w:delText xml:space="preserve">,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which is minus the log-likelihood.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Its derivative with respect to</w:delText>
        </w:r>
      </w:del>
      <w:del w:id="236" w:author="PR Preview" w:date="2026-01-01T00:00:00Z">
        <w:r>
          <w:delText xml:space="preserve"> </w:delText>
        </w:r>
      </w:del>
      <m:oMath>
        <m:r>
          <m:t>θ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 minus the</w:delText>
        </w:r>
      </w:del>
      <w:del w:id="239" w:author="PR Preview" w:date="2026-01-01T00:00:00Z">
        <w:r>
          <w:delText xml:space="preserve"> </w:delText>
        </w:r>
      </w:del>
      <w:hyperlink r:id="rId21">
        <w:del w:id="240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241" w:author="PR Preview" w:date="2026-01-01T00:00:00Z">
        <w:r>
          <w:delText xml:space="preserve">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The expected squared score is the</w:delText>
        </w:r>
      </w:del>
      <w:del w:id="244" w:author="PR Preview" w:date="2026-01-01T00:00:00Z">
        <w:r>
          <w:delText xml:space="preserve"> </w:delText>
        </w:r>
      </w:del>
      <w:hyperlink r:id="rId22">
        <w:del w:id="245" w:author="PR Preview" w:date="2026-01-01T00:00:00Z">
          <w:r>
            <w:rPr>
              <w:rStyle w:val="Hyperlink"/>
            </w:rPr>
            <w:delText xml:space="preserve">expected (Fisher) information</w:delText>
          </w:r>
        </w:del>
      </w:hyperlink>
      <w:del w:id="246" w:author="PR Preview" w:date="2026-01-01T00:00:00Z">
        <w:r>
          <w:delText xml:space="preserve">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which is also the second derivative, at the true parameter value,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of the</w:delText>
        </w:r>
      </w:del>
      <w:del w:id="251" w:author="PR Preview" w:date="2026-01-01T00:00:00Z">
        <w:r>
          <w:delText xml:space="preserve"> </w:delText>
        </w:r>
      </w:del>
      <w:hyperlink r:id="rId23">
        <w:del w:id="252" w:author="PR Preview" w:date="2026-01-01T00:00:00Z">
          <w:r>
            <w:rPr>
              <w:rStyle w:val="Hyperlink"/>
            </w:rPr>
            <w:delText xml:space="preserve">Kullback–Leibler divergence</w:delText>
          </w:r>
        </w:del>
      </w:hyperlink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between the model at that value and the model at the varying value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(</w:delText>
        </w:r>
      </w:del>
      <w:hyperlink r:id="rId24">
        <w:del w:id="257" w:author="PR Preview" w:date="2026-01-01T00:00:00Z">
          <w:r>
            <w:rPr>
              <w:rStyle w:val="Hyperlink"/>
            </w:rPr>
            <w:delText xml:space="preserve">proved in the sds notes</w:delText>
          </w:r>
        </w:del>
      </w:hyperlink>
      <w:del w:id="258" w:author="PR Preview" w:date="2026-01-01T00:00:00Z">
        <w:r>
          <w:delText xml:space="preserve">).</w:delText>
        </w:r>
      </w:del>
    </w:p>
    <w:p>
      <w:pPr>
        <w:pStyle w:val="BodyText"/>
      </w:pPr>
      <w:ins w:id="259" w:author="PR Preview" w:date="2026-01-01T00:00:00Z">
        <w:r>
          <w:rPr>
            <w:i/>
            <w:iCs/>
          </w:rPr>
          <w:t xml:space="preserve">Remark 4</w:t>
        </w:r>
      </w:ins>
      <w:ins w:id="260" w:author="PR Preview" w:date="2026-01-01T00:00:00Z">
        <w:r>
          <w:t xml:space="preserve"> (Surprisal and the Fisher information). </w:t>
        </w:r>
      </w:ins>
      <w:ins w:id="261" w:author="PR Preview" w:date="2026-01-01T00:00:00Z">
        <w:r>
          <w:t xml:space="preserve">When the probabilities depend on a parameter</w:t>
        </w:r>
      </w:ins>
      <w:ins w:id="262" w:author="PR Preview" w:date="2026-01-01T00:00:00Z">
        <w:r>
          <w:t xml:space="preserve"> </w:t>
        </w:r>
      </w:ins>
      <m:oMath>
        <m:r>
          <m:t>θ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</w:t>
        </w:r>
      </w:ins>
      <w:ins w:id="266" w:author="PR Preview" w:date="2026-01-01T00:00:00Z">
        <w:r>
          <w:t xml:space="preserve"> </w:t>
        </w:r>
      </w:ins>
      <w:hyperlink w:anchor="def-surprisal">
        <w:ins w:id="267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of an outcome</w:t>
        </w:r>
      </w:ins>
      <w:ins w:id="270" w:author="PR Preview" w:date="2026-01-01T00:00:00Z">
        <w:r>
          <w:t xml:space="preserve"> </w:t>
        </w:r>
      </w:ins>
      <m:oMath>
        <m:r>
          <m:t>x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</w:t>
        </w:r>
      </w:ins>
      <w:ins w:id="27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which is minus the log-likelihood.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Its derivative with respect to</w:t>
        </w:r>
      </w:ins>
      <w:ins w:id="279" w:author="PR Preview" w:date="2026-01-01T00:00:00Z">
        <w:r>
          <w:t xml:space="preserve"> </w:t>
        </w:r>
      </w:ins>
      <m:oMath>
        <m:r>
          <m:t>θ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minus the</w:t>
        </w:r>
      </w:ins>
      <w:ins w:id="282" w:author="PR Preview" w:date="2026-01-01T00:00:00Z">
        <w:r>
          <w:t xml:space="preserve"> </w:t>
        </w:r>
      </w:ins>
      <w:hyperlink r:id="rId21">
        <w:ins w:id="283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284" w:author="PR Preview" w:date="2026-01-01T00:00:00Z">
        <w:r>
          <w:t xml:space="preserve">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The expected squared score is the</w:t>
        </w:r>
      </w:ins>
      <w:ins w:id="287" w:author="PR Preview" w:date="2026-01-01T00:00:00Z">
        <w:r>
          <w:t xml:space="preserve"> </w:t>
        </w:r>
      </w:ins>
      <w:hyperlink r:id="rId22">
        <w:ins w:id="288" w:author="PR Preview" w:date="2026-01-01T00:00:00Z">
          <w:r>
            <w:rPr>
              <w:rStyle w:val="Hyperlink"/>
            </w:rPr>
            <w:t xml:space="preserve">expected (Fisher) information</w:t>
          </w:r>
        </w:ins>
      </w:hyperlink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which is also the second derivative, at the true parameter value,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of the</w:t>
        </w:r>
      </w:ins>
      <w:ins w:id="294" w:author="PR Preview" w:date="2026-01-01T00:00:00Z">
        <w:r>
          <w:t xml:space="preserve"> </w:t>
        </w:r>
      </w:ins>
      <w:hyperlink r:id="rId23">
        <w:ins w:id="295" w:author="PR Preview" w:date="2026-01-01T00:00:00Z">
          <w:r>
            <w:rPr>
              <w:rStyle w:val="Hyperlink"/>
            </w:rPr>
            <w:t xml:space="preserve">Kullback–Leibler divergence</w:t>
          </w:r>
        </w:ins>
      </w:hyperlink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between the model at that value and the model at the varying value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</w:t>
        </w:r>
      </w:ins>
      <w:hyperlink r:id="rId24">
        <w:ins w:id="300" w:author="PR Preview" w:date="2026-01-01T00:00:00Z">
          <w:r>
            <w:rPr>
              <w:rStyle w:val="Hyperlink"/>
            </w:rPr>
            <w:t xml:space="preserve">proved in the sds notes</w:t>
          </w:r>
        </w:ins>
      </w:hyperlink>
      <w:ins w:id="301" w:author="PR Preview" w:date="2026-01-01T00:00:00Z">
        <w:r>
          <w:t xml:space="preserve">).</w:t>
        </w:r>
      </w:ins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del w:id="302" w:author="PR Preview" w:date="2026-01-01T00:00:00Z">
        <w:r>
          <w:rPr>
            <w:b/>
            <w:bCs/>
          </w:rPr>
          <w:delText xml:space="preserve">Definition 2 (Joint entropy)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Let</w:delText>
        </w:r>
      </w:del>
      <w:del w:id="305" w:author="PR Preview" w:date="2026-01-01T00:00:00Z">
        <w:r>
          <w:delText xml:space="preserve"> </w:delText>
        </w:r>
      </w:del>
      <m:oMath>
        <m:r>
          <m:t>X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and</w:delText>
        </w:r>
      </w:del>
      <w:del w:id="308" w:author="PR Preview" w:date="2026-01-01T00:00:00Z">
        <w:r>
          <w:delText xml:space="preserve"> </w:delText>
        </w:r>
      </w:del>
      <m:oMath>
        <m:r>
          <m:t>Y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be discrete random variables with joint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probability mass function</w:delText>
        </w:r>
      </w:del>
      <w:del w:id="3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314" w:author="PR Preview" w:date="2026-01-01T00:00:00Z">
        <w:r>
          <w:delText xml:space="preserve">.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Their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rPr>
            <w:b/>
            <w:bCs/>
          </w:rPr>
          <w:delText xml:space="preserve">joint entropy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is the entropy of the pair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322" w:author="PR Preview" w:date="2026-01-01T00:00:00Z">
        <w:r>
          <w:delText xml:space="preserve">:</w:delText>
        </w:r>
      </w:del>
    </w:p>
    <w:p>
      <w:pPr>
        <w:pStyle w:val="FirstParagraph"/>
      </w:pPr>
      <w:ins w:id="323" w:author="PR Preview" w:date="2026-01-01T00:00:00Z">
        <w:r>
          <w:rPr>
            <w:b/>
            <w:bCs/>
          </w:rPr>
          <w:t xml:space="preserve">Definition 4 (Joint entropy)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Let</w:t>
        </w:r>
      </w:ins>
      <w:ins w:id="326" w:author="PR Preview" w:date="2026-01-01T00:00:00Z">
        <w:r>
          <w:t xml:space="preserve"> </w:t>
        </w:r>
      </w:ins>
      <m:oMath>
        <m:r>
          <m:t>X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</w:t>
        </w:r>
      </w:ins>
      <w:ins w:id="329" w:author="PR Preview" w:date="2026-01-01T00:00:00Z">
        <w:r>
          <w:t xml:space="preserve"> </w:t>
        </w:r>
      </w:ins>
      <m:oMath>
        <m:r>
          <m:t>Y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be discrete random variables with joint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probability mass function</w:t>
        </w:r>
      </w:ins>
      <w:ins w:id="33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335" w:author="PR Preview" w:date="2026-01-01T00:00:00Z">
        <w:r>
          <w:t xml:space="preserve">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Their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rPr>
            <w:b/>
            <w:bCs/>
          </w:rPr>
          <w:t xml:space="preserve">joint entropy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is the entropy of the pair</w:t>
        </w:r>
      </w:ins>
      <w:ins w:id="3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3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del w:id="344" w:author="PR Preview" w:date="2026-01-01T00:00:00Z">
        <w:r>
          <w:rPr>
            <w:b/>
            <w:bCs/>
          </w:rPr>
          <w:delText xml:space="preserve">Definition 3 (Entropy given one value)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For</w:delText>
        </w:r>
      </w:del>
      <w:del w:id="347" w:author="PR Preview" w:date="2026-01-01T00:00:00Z">
        <w:r>
          <w:delText xml:space="preserve"> </w:delText>
        </w:r>
      </w:del>
      <m:oMath>
        <m:r>
          <m:t>X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and</w:delText>
        </w:r>
      </w:del>
      <w:del w:id="350" w:author="PR Preview" w:date="2026-01-01T00:00:00Z">
        <w:r>
          <w:delText xml:space="preserve"> </w:delText>
        </w:r>
      </w:del>
      <m:oMath>
        <m:r>
          <m:t>Y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as in</w:delText>
        </w:r>
      </w:del>
      <w:del w:id="353" w:author="PR Preview" w:date="2026-01-01T00:00:00Z">
        <w:r>
          <w:delText xml:space="preserve"> </w:delText>
        </w:r>
      </w:del>
      <w:hyperlink w:anchor="def-joint-entropy">
        <w:del w:id="35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write</w:delText>
        </w:r>
      </w:del>
      <w:del w:id="35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359" w:author="PR Preview" w:date="2026-01-01T00:00:00Z">
        <w:r>
          <w:delText xml:space="preserve">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rPr>
            <w:b/>
            <w:bCs/>
          </w:rPr>
          <w:delText xml:space="preserve">entropy of</w:delText>
        </w:r>
      </w:del>
      <w:del w:id="364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</m:oMath>
      <w:del w:id="365" w:author="PR Preview" w:date="2026-01-01T00:00:00Z">
        <w:r>
          <w:rPr>
            <w:b/>
            <w:bCs/>
          </w:rP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given</w:delText>
        </w:r>
      </w:del>
      <w:del w:id="36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368" w:author="PR Preview" w:date="2026-01-01T00:00:00Z">
        <w:r>
          <w:delText xml:space="preserve">, for a value</w:delText>
        </w:r>
      </w:del>
      <w:del w:id="369" w:author="PR Preview" w:date="2026-01-01T00:00:00Z">
        <w:r>
          <w:delText xml:space="preserve"> </w:delText>
        </w:r>
      </w:del>
      <m:oMath>
        <m:r>
          <m:t>x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with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73" w:author="PR Preview" w:date="2026-01-01T00:00:00Z">
        <w:r>
          <w:delText xml:space="preserve">, is</w:delText>
        </w:r>
      </w:del>
    </w:p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Definition 5 (Entropy given one value)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For</w:t>
        </w:r>
      </w:ins>
      <w:ins w:id="377" w:author="PR Preview" w:date="2026-01-01T00:00:00Z">
        <w:r>
          <w:t xml:space="preserve"> </w:t>
        </w:r>
      </w:ins>
      <m:oMath>
        <m:r>
          <m:t>X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</w:t>
        </w:r>
      </w:ins>
      <w:ins w:id="380" w:author="PR Preview" w:date="2026-01-01T00:00:00Z">
        <w:r>
          <w:t xml:space="preserve"> </w:t>
        </w:r>
      </w:ins>
      <m:oMath>
        <m:r>
          <m:t>Y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as in</w:t>
        </w:r>
      </w:ins>
      <w:ins w:id="383" w:author="PR Preview" w:date="2026-01-01T00:00:00Z">
        <w:r>
          <w:t xml:space="preserve"> </w:t>
        </w:r>
      </w:ins>
      <w:hyperlink w:anchor="def-joint-entropy">
        <w:ins w:id="38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write</w:t>
        </w:r>
      </w:ins>
      <w:ins w:id="3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b/>
            <w:bCs/>
          </w:rPr>
          <w:t xml:space="preserve">entropy of</w:t>
        </w:r>
      </w:ins>
      <w:ins w:id="394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395" w:author="PR Preview" w:date="2026-01-01T00:00:00Z">
        <w:r>
          <w:rPr>
            <w:b/>
            <w:bCs/>
          </w:rPr>
          <w:t xml:space="preserve"> </w:t>
        </w:r>
      </w:ins>
      <w:ins w:id="396" w:author="PR Preview" w:date="2026-01-01T00:00:00Z">
        <w:r>
          <w:rPr>
            <w:b/>
            <w:bCs/>
          </w:rPr>
          <w:t xml:space="preserve">given</w:t>
        </w:r>
      </w:ins>
      <w:ins w:id="39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398" w:author="PR Preview" w:date="2026-01-01T00:00:00Z">
        <w:r>
          <w:t xml:space="preserve">, for a value</w:t>
        </w:r>
      </w:ins>
      <w:ins w:id="399" w:author="PR Preview" w:date="2026-01-01T00:00:00Z">
        <w:r>
          <w:t xml:space="preserve"> </w:t>
        </w:r>
      </w:ins>
      <m:oMath>
        <m:r>
          <m:t>x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with</w:t>
        </w:r>
      </w:ins>
      <w:ins w:id="40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03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del w:id="404" w:author="PR Preview" w:date="2026-01-01T00:00:00Z">
        <w:r>
          <w:rPr>
            <w:b/>
            <w:bCs/>
          </w:rPr>
          <w:delText xml:space="preserve">Definition 4 (Conditional entropy)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For</w:delText>
        </w:r>
      </w:del>
      <w:del w:id="407" w:author="PR Preview" w:date="2026-01-01T00:00:00Z">
        <w:r>
          <w:delText xml:space="preserve"> </w:delText>
        </w:r>
      </w:del>
      <m:oMath>
        <m:r>
          <m:t>X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</w:delText>
        </w:r>
      </w:del>
      <w:del w:id="410" w:author="PR Preview" w:date="2026-01-01T00:00:00Z">
        <w:r>
          <w:delText xml:space="preserve"> </w:delText>
        </w:r>
      </w:del>
      <m:oMath>
        <m:r>
          <m:t>Y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as in</w:delText>
        </w:r>
      </w:del>
      <w:del w:id="413" w:author="PR Preview" w:date="2026-01-01T00:00:00Z">
        <w:r>
          <w:delText xml:space="preserve"> </w:delText>
        </w:r>
      </w:del>
      <w:hyperlink w:anchor="def-joint-entropy">
        <w:del w:id="41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15" w:author="PR Preview" w:date="2026-01-01T00:00:00Z">
        <w:r>
          <w:delText xml:space="preserve">, write</w:delText>
        </w:r>
      </w:del>
      <w:del w:id="4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417" w:author="PR Preview" w:date="2026-01-01T00:00:00Z">
        <w:r>
          <w:delText xml:space="preserve">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rPr>
            <w:b/>
            <w:bCs/>
          </w:rPr>
          <w:delText xml:space="preserve">conditional entropy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of</w:delText>
        </w:r>
      </w:del>
      <w:del w:id="424" w:author="PR Preview" w:date="2026-01-01T00:00:00Z">
        <w:r>
          <w:delText xml:space="preserve"> </w:delText>
        </w:r>
      </w:del>
      <m:oMath>
        <m:r>
          <m:t>Y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given</w:delText>
        </w:r>
      </w:del>
      <w:del w:id="427" w:author="PR Preview" w:date="2026-01-01T00:00:00Z">
        <w:r>
          <w:delText xml:space="preserve"> </w:delText>
        </w:r>
      </w:del>
      <m:oMath>
        <m:r>
          <m:t>X</m:t>
        </m:r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averages the</w:delText>
        </w:r>
      </w:del>
      <w:del w:id="430" w:author="PR Preview" w:date="2026-01-01T00:00:00Z">
        <w:r>
          <w:delText xml:space="preserve"> </w:delText>
        </w:r>
      </w:del>
      <w:hyperlink w:anchor="def-entropy-given-value">
        <w:del w:id="431" w:author="PR Preview" w:date="2026-01-01T00:00:00Z">
          <w:r>
            <w:rPr>
              <w:rStyle w:val="Hyperlink"/>
            </w:rPr>
            <w:delText xml:space="preserve">entropy of</w:delText>
          </w:r>
        </w:del>
        <w:del w:id="432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Y</m:t>
          </m:r>
        </m:oMath>
        <w:del w:id="433" w:author="PR Preview" w:date="2026-01-01T00:00:00Z">
          <w:r>
            <w:rPr>
              <w:rStyle w:val="Hyperlink"/>
            </w:rPr>
            <w:delText xml:space="preserve"> </w:delText>
          </w:r>
        </w:del>
        <w:del w:id="434" w:author="PR Preview" w:date="2026-01-01T00:00:00Z">
          <w:r>
            <w:rPr>
              <w:rStyle w:val="Hyperlink"/>
            </w:rPr>
            <w:delText xml:space="preserve">given each value of</w:delText>
          </w:r>
        </w:del>
        <w:del w:id="43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over the distribution of</w:delText>
        </w:r>
      </w:del>
      <w:del w:id="438" w:author="PR Preview" w:date="2026-01-01T00:00:00Z">
        <w:r>
          <w:delText xml:space="preserve"> </w:delText>
        </w:r>
      </w:del>
      <m:oMath>
        <m:r>
          <m:t>X</m:t>
        </m:r>
      </m:oMath>
      <w:del w:id="439" w:author="PR Preview" w:date="2026-01-01T00:00:00Z">
        <w:r>
          <w:delText xml:space="preserve">:</w:delText>
        </w:r>
      </w:del>
    </w:p>
    <w:p>
      <w:pPr>
        <w:pStyle w:val="BodyText"/>
      </w:pPr>
      <w:ins w:id="440" w:author="PR Preview" w:date="2026-01-01T00:00:00Z">
        <w:r>
          <w:rPr>
            <w:b/>
            <w:bCs/>
          </w:rPr>
          <w:t xml:space="preserve">Definition 6 (Conditional entropy)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For</w:t>
        </w:r>
      </w:ins>
      <w:ins w:id="443" w:author="PR Preview" w:date="2026-01-01T00:00:00Z">
        <w:r>
          <w:t xml:space="preserve"> </w:t>
        </w:r>
      </w:ins>
      <m:oMath>
        <m:r>
          <m:t>X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and</w:t>
        </w:r>
      </w:ins>
      <w:ins w:id="446" w:author="PR Preview" w:date="2026-01-01T00:00:00Z">
        <w:r>
          <w:t xml:space="preserve"> </w:t>
        </w:r>
      </w:ins>
      <m:oMath>
        <m:r>
          <m:t>Y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as in</w:t>
        </w:r>
      </w:ins>
      <w:ins w:id="449" w:author="PR Preview" w:date="2026-01-01T00:00:00Z">
        <w:r>
          <w:t xml:space="preserve"> </w:t>
        </w:r>
      </w:ins>
      <w:hyperlink w:anchor="def-joint-entropy">
        <w:ins w:id="45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51" w:author="PR Preview" w:date="2026-01-01T00:00:00Z">
        <w:r>
          <w:t xml:space="preserve">, write</w:t>
        </w:r>
      </w:ins>
      <w:ins w:id="4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453" w:author="PR Preview" w:date="2026-01-01T00:00:00Z">
        <w:r>
          <w:t xml:space="preserve">.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b/>
            <w:bCs/>
          </w:rPr>
          <w:t xml:space="preserve">conditional entropy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of</w:t>
        </w:r>
      </w:ins>
      <w:ins w:id="460" w:author="PR Preview" w:date="2026-01-01T00:00:00Z">
        <w:r>
          <w:t xml:space="preserve"> </w:t>
        </w:r>
      </w:ins>
      <m:oMath>
        <m:r>
          <m:t>Y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given</w:t>
        </w:r>
      </w:ins>
      <w:ins w:id="463" w:author="PR Preview" w:date="2026-01-01T00:00:00Z">
        <w:r>
          <w:t xml:space="preserve"> </w:t>
        </w:r>
      </w:ins>
      <m:oMath>
        <m:r>
          <m:t>X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averages the</w:t>
        </w:r>
      </w:ins>
      <w:ins w:id="466" w:author="PR Preview" w:date="2026-01-01T00:00:00Z">
        <w:r>
          <w:t xml:space="preserve"> </w:t>
        </w:r>
      </w:ins>
      <w:hyperlink w:anchor="def-entropy-given-value">
        <w:ins w:id="467" w:author="PR Preview" w:date="2026-01-01T00:00:00Z">
          <w:r>
            <w:rPr>
              <w:rStyle w:val="Hyperlink"/>
            </w:rPr>
            <w:t xml:space="preserve">entropy of</w:t>
          </w:r>
        </w:ins>
        <w:ins w:id="46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Y</m:t>
          </m:r>
        </m:oMath>
        <w:ins w:id="469" w:author="PR Preview" w:date="2026-01-01T00:00:00Z">
          <w:r>
            <w:rPr>
              <w:rStyle w:val="Hyperlink"/>
            </w:rPr>
            <w:t xml:space="preserve"> </w:t>
          </w:r>
        </w:ins>
        <w:ins w:id="470" w:author="PR Preview" w:date="2026-01-01T00:00:00Z">
          <w:r>
            <w:rPr>
              <w:rStyle w:val="Hyperlink"/>
            </w:rPr>
            <w:t xml:space="preserve">given each value of</w:t>
          </w:r>
        </w:ins>
        <w:ins w:id="47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over the distribution of</w:t>
        </w:r>
      </w:ins>
      <w:ins w:id="474" w:author="PR Preview" w:date="2026-01-01T00:00:00Z">
        <w:r>
          <w:t xml:space="preserve"> </w:t>
        </w:r>
      </w:ins>
      <m:oMath>
        <m:r>
          <m:t>X</m:t>
        </m:r>
      </m:oMath>
      <w:ins w:id="47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del w:id="476" w:author="PR Preview" w:date="2026-01-01T00:00:00Z">
        <w:r>
          <w:rPr>
            <w:i/>
            <w:iCs/>
          </w:rPr>
          <w:delText xml:space="preserve">Proof</w:delText>
        </w:r>
      </w:del>
      <w:del w:id="477" w:author="PR Preview" w:date="2026-01-01T00:00:00Z">
        <w:r>
          <w:delText xml:space="preserve">. </w:delText>
        </w:r>
      </w:del>
      <w:del w:id="478" w:author="PR Preview" w:date="2026-01-01T00:00:00Z">
        <w:r>
          <w:delText xml:space="preserve">Use the notation of</w:delText>
        </w:r>
      </w:del>
      <w:del w:id="479" w:author="PR Preview" w:date="2026-01-01T00:00:00Z">
        <w:r>
          <w:delText xml:space="preserve"> </w:delText>
        </w:r>
      </w:del>
      <w:hyperlink w:anchor="def-entropy-given-value">
        <w:del w:id="48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</w:delText>
        </w:r>
      </w:del>
      <w:del w:id="483" w:author="PR Preview" w:date="2026-01-01T00:00:00Z">
        <w:r>
          <w:delText xml:space="preserve"> </w:delText>
        </w:r>
      </w:del>
      <w:hyperlink w:anchor="def-conditional-entropy">
        <w:del w:id="48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with every sum over the pairs with</w:delText>
        </w:r>
      </w:del>
      <w:del w:id="4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89" w:author="PR Preview" w:date="2026-01-01T00:00:00Z">
        <w:r>
          <w:delText xml:space="preserve">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Since</w:delText>
        </w:r>
      </w:del>
      <w:del w:id="49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del w:id="493" w:author="PR Preview" w:date="2026-01-01T00:00:00Z">
        <w:r>
          <w:delText xml:space="preserve">,</w:delText>
        </w:r>
      </w:del>
    </w:p>
    <w:p>
      <w:pPr>
        <w:pStyle w:val="FirstParagraph"/>
      </w:pPr>
      <w:ins w:id="494" w:author="PR Preview" w:date="2026-01-01T00:00:00Z">
        <w:r>
          <w:rPr>
            <w:i/>
            <w:iCs/>
          </w:rPr>
          <w:t xml:space="preserve">Proof</w:t>
        </w:r>
      </w:ins>
      <w:ins w:id="495" w:author="PR Preview" w:date="2026-01-01T00:00:00Z">
        <w:r>
          <w:t xml:space="preserve">. </w:t>
        </w:r>
      </w:ins>
      <w:ins w:id="496" w:author="PR Preview" w:date="2026-01-01T00:00:00Z">
        <w:r>
          <w:t xml:space="preserve">Use the notation of</w:t>
        </w:r>
      </w:ins>
      <w:ins w:id="497" w:author="PR Preview" w:date="2026-01-01T00:00:00Z">
        <w:r>
          <w:t xml:space="preserve"> </w:t>
        </w:r>
      </w:ins>
      <w:hyperlink w:anchor="def-entropy-given-value">
        <w:ins w:id="49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</w:t>
        </w:r>
      </w:ins>
      <w:ins w:id="501" w:author="PR Preview" w:date="2026-01-01T00:00:00Z">
        <w:r>
          <w:t xml:space="preserve"> </w:t>
        </w:r>
      </w:ins>
      <w:hyperlink w:anchor="def-conditional-entropy">
        <w:ins w:id="50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with every sum over the pairs with</w:t>
        </w:r>
      </w:ins>
      <w:ins w:id="50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07" w:author="PR Preview" w:date="2026-01-01T00:00:00Z">
        <w:r>
          <w:t xml:space="preserve">.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Since</w:t>
        </w:r>
      </w:ins>
      <w:ins w:id="5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51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del w:id="512" w:author="PR Preview" w:date="2026-01-01T00:00:00Z">
        <w:r>
          <w:rPr>
            <w:b/>
            <w:bCs/>
          </w:rPr>
          <w:delText xml:space="preserve">Definition 5 (Mutual information)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The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rPr>
            <w:b/>
            <w:bCs/>
          </w:rPr>
          <w:delText xml:space="preserve">mutual information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between discrete random variables</w:delText>
        </w:r>
      </w:del>
      <w:del w:id="519" w:author="PR Preview" w:date="2026-01-01T00:00:00Z">
        <w:r>
          <w:delText xml:space="preserve"> </w:delText>
        </w:r>
      </w:del>
      <m:oMath>
        <m:r>
          <m:t>X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and</w:delText>
        </w:r>
      </w:del>
      <w:del w:id="522" w:author="PR Preview" w:date="2026-01-01T00:00:00Z">
        <w:r>
          <w:delText xml:space="preserve"> </w:delText>
        </w:r>
      </w:del>
      <m:oMath>
        <m:r>
          <m:t>Y</m:t>
        </m:r>
      </m:oMath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with finite entropies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is the reduction in the</w:delText>
        </w:r>
      </w:del>
      <w:del w:id="527" w:author="PR Preview" w:date="2026-01-01T00:00:00Z">
        <w:r>
          <w:delText xml:space="preserve"> </w:delText>
        </w:r>
      </w:del>
      <w:hyperlink r:id="rId17">
        <w:del w:id="528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of</w:delText>
        </w:r>
      </w:del>
      <w:del w:id="531" w:author="PR Preview" w:date="2026-01-01T00:00:00Z">
        <w:r>
          <w:delText xml:space="preserve"> </w:delText>
        </w:r>
      </w:del>
      <m:oMath>
        <m:r>
          <m:t>Y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from learning</w:delText>
        </w:r>
      </w:del>
      <w:del w:id="534" w:author="PR Preview" w:date="2026-01-01T00:00:00Z">
        <w:r>
          <w:delText xml:space="preserve"> </w:delText>
        </w:r>
      </w:del>
      <m:oMath>
        <m:r>
          <m:t>X</m:t>
        </m:r>
      </m:oMath>
      <w:del w:id="535" w:author="PR Preview" w:date="2026-01-01T00:00:00Z">
        <w:r>
          <w:delText xml:space="preserve">:</w:delText>
        </w:r>
      </w:del>
    </w:p>
    <w:p>
      <w:pPr>
        <w:pStyle w:val="FirstParagraph"/>
      </w:pPr>
      <w:ins w:id="536" w:author="PR Preview" w:date="2026-01-01T00:00:00Z">
        <w:r>
          <w:rPr>
            <w:b/>
            <w:bCs/>
          </w:rPr>
          <w:t xml:space="preserve">Definition 7 (Mutual information)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The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rPr>
            <w:b/>
            <w:bCs/>
          </w:rPr>
          <w:t xml:space="preserve">mutual information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between discrete random variables</w:t>
        </w:r>
      </w:ins>
      <w:ins w:id="543" w:author="PR Preview" w:date="2026-01-01T00:00:00Z">
        <w:r>
          <w:t xml:space="preserve"> </w:t>
        </w:r>
      </w:ins>
      <m:oMath>
        <m:r>
          <m:t>X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and</w:t>
        </w:r>
      </w:ins>
      <w:ins w:id="546" w:author="PR Preview" w:date="2026-01-01T00:00:00Z">
        <w:r>
          <w:t xml:space="preserve"> </w:t>
        </w:r>
      </w:ins>
      <m:oMath>
        <m:r>
          <m:t>Y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with finite entropies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is the reduction in the</w:t>
        </w:r>
      </w:ins>
      <w:ins w:id="551" w:author="PR Preview" w:date="2026-01-01T00:00:00Z">
        <w:r>
          <w:t xml:space="preserve"> </w:t>
        </w:r>
      </w:ins>
      <w:hyperlink r:id="rId17">
        <w:ins w:id="552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of</w:t>
        </w:r>
      </w:ins>
      <w:ins w:id="555" w:author="PR Preview" w:date="2026-01-01T00:00:00Z">
        <w:r>
          <w:t xml:space="preserve"> </w:t>
        </w:r>
      </w:ins>
      <m:oMath>
        <m:r>
          <m:t>Y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from learning</w:t>
        </w:r>
      </w:ins>
      <w:ins w:id="558" w:author="PR Preview" w:date="2026-01-01T00:00:00Z">
        <w:r>
          <w:t xml:space="preserve"> </w:t>
        </w:r>
      </w:ins>
      <m:oMath>
        <m:r>
          <m:t>X</m:t>
        </m:r>
      </m:oMath>
      <w:ins w:id="5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60" w:author="PR Preview" w:date="2026-01-01T00:00:00Z">
        <w:r>
          <w:delText xml:space="preserve">The right side is</w:delText>
        </w:r>
      </w:del>
      <w:del w:id="56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by</w:delText>
        </w:r>
      </w:del>
      <w:del w:id="564" w:author="PR Preview" w:date="2026-01-01T00:00:00Z">
        <w:r>
          <w:delText xml:space="preserve"> </w:delText>
        </w:r>
      </w:del>
      <w:hyperlink w:anchor="def-mutual-information">
        <w:del w:id="56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and the left side is</w:delText>
        </w:r>
      </w:del>
      <w:del w:id="56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by the same definition.</w:delText>
        </w:r>
      </w:del>
    </w:p>
    <w:p>
      <w:pPr>
        <w:pStyle w:val="BodyText"/>
      </w:pPr>
      <w:del w:id="572" w:author="PR Preview" w:date="2026-01-01T00:00:00Z">
        <w:r>
          <w:rPr>
            <w:i/>
            <w:iCs/>
          </w:rPr>
          <w:delText xml:space="preserve">Remark 4</w:delText>
        </w:r>
      </w:del>
      <w:del w:id="573" w:author="PR Preview" w:date="2026-01-01T00:00:00Z">
        <w:r>
          <w:delText xml:space="preserve"> (Mutual information as a divergence). </w:delText>
        </w:r>
      </w:del>
      <w:del w:id="574" w:author="PR Preview" w:date="2026-01-01T00:00:00Z">
        <w:r>
          <w:delText xml:space="preserve">Cover and Thomas (2006, sec. 2.3)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define mutual information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as the</w:delText>
        </w:r>
      </w:del>
      <w:del w:id="579" w:author="PR Preview" w:date="2026-01-01T00:00:00Z">
        <w:r>
          <w:delText xml:space="preserve"> </w:delText>
        </w:r>
      </w:del>
      <w:hyperlink r:id="rId23">
        <w:del w:id="580" w:author="PR Preview" w:date="2026-01-01T00:00:00Z">
          <w:r>
            <w:rPr>
              <w:rStyle w:val="Hyperlink"/>
            </w:rPr>
            <w:delText xml:space="preserve">Kullback–Leibler divergence</w:delText>
          </w:r>
        </w:del>
      </w:hyperlink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of the joint distribution of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from the product of its marginals,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and show that this equals</w:delText>
        </w:r>
      </w:del>
      <w:del w:id="588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(Cover and Thomas 2006, sec. 2.4)</w:delText>
        </w:r>
      </w:del>
      <w:del w:id="591" w:author="PR Preview" w:date="2026-01-01T00:00:00Z">
        <w:r>
          <w:delText xml:space="preserve">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Since a Kullback–Leibler divergence is never negative,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 is</w:delText>
        </w:r>
      </w:del>
      <w:del w:id="596" w:author="PR Preview" w:date="2026-01-01T00:00:00Z">
        <w:r>
          <w:delText xml:space="preserve"> </w:delText>
        </w:r>
      </w:del>
      <m:oMath>
        <m:r>
          <m:t>0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only when the two distributions are equal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(Cover and Thomas 2006, sec. 2.6)</w:delText>
        </w:r>
      </w:del>
      <w:del w:id="601" w:author="PR Preview" w:date="2026-01-01T00:00:00Z">
        <w:r>
          <w:delText xml:space="preserve">,</w:delText>
        </w:r>
      </w:del>
      <w:del w:id="60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603" w:author="PR Preview" w:date="2026-01-01T00:00:00Z">
        <w:r>
          <w:delText xml:space="preserve">, with equality exactly when</w:delText>
        </w:r>
      </w:del>
      <w:del w:id="604" w:author="PR Preview" w:date="2026-01-01T00:00:00Z">
        <w:r>
          <w:delText xml:space="preserve"> </w:delText>
        </w:r>
      </w:del>
      <m:oMath>
        <m:r>
          <m:t>X</m:t>
        </m:r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and</w:delText>
        </w:r>
      </w:del>
      <w:del w:id="607" w:author="PR Preview" w:date="2026-01-01T00:00:00Z">
        <w:r>
          <w:delText xml:space="preserve"> </w:delText>
        </w:r>
      </w:del>
      <m:oMath>
        <m:r>
          <m:t>Y</m:t>
        </m:r>
      </m:oMath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are independent.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Learning</w:delText>
        </w:r>
      </w:del>
      <w:del w:id="612" w:author="PR Preview" w:date="2026-01-01T00:00:00Z">
        <w:r>
          <w:delText xml:space="preserve"> </w:delText>
        </w:r>
      </w:del>
      <m:oMath>
        <m:r>
          <m:t>X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never raises the entropy of</w:delText>
        </w:r>
      </w:del>
      <w:del w:id="615" w:author="PR Preview" w:date="2026-01-01T00:00:00Z">
        <w:r>
          <w:delText xml:space="preserve"> </w:delText>
        </w:r>
      </w:del>
      <m:oMath>
        <m:r>
          <m:t>Y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on average.</w:delText>
        </w:r>
      </w:del>
    </w:p>
    <w:p>
      <w:pPr>
        <w:pStyle w:val="BodyText"/>
      </w:pPr>
      <w:del w:id="618" w:author="PR Preview" w:date="2026-01-01T00:00:00Z">
        <w:r>
          <w:rPr>
            <w:b/>
            <w:bCs/>
          </w:rPr>
          <w:delText xml:space="preserve">Definition 6 (Information gain)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A decision tree splits the points at a node into branches.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The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rPr>
            <w:b/>
            <w:bCs/>
          </w:rPr>
          <w:delText xml:space="preserve">information gain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of the split is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the entropy of the class labels at the node,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minus the entropy of the labels in each branch,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weighted by the share of the node’s points that branch holds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(Quinlan 1986)</w:delText>
        </w:r>
      </w:del>
      <w:del w:id="635" w:author="PR Preview" w:date="2026-01-01T00:00:00Z">
        <w:r>
          <w:delText xml:space="preserve">.</w:delText>
        </w:r>
      </w:del>
    </w:p>
    <w:p>
      <w:pPr>
        <w:pStyle w:val="BodyText"/>
      </w:pPr>
      <w:del w:id="636" w:author="PR Preview" w:date="2026-01-01T00:00:00Z">
        <w:r>
          <w:rPr>
            <w:i/>
            <w:iCs/>
          </w:rPr>
          <w:delText xml:space="preserve">Remark 5</w:delText>
        </w:r>
      </w:del>
      <w:del w:id="637" w:author="PR Preview" w:date="2026-01-01T00:00:00Z">
        <w:r>
          <w:delText xml:space="preserve"> (Information gain is mutual information). </w:delText>
        </w:r>
      </w:del>
      <w:del w:id="638" w:author="PR Preview" w:date="2026-01-01T00:00:00Z">
        <w:r>
          <w:delText xml:space="preserve">Draw one point uniformly at random from the node of</w:delText>
        </w:r>
      </w:del>
      <w:del w:id="639" w:author="PR Preview" w:date="2026-01-01T00:00:00Z">
        <w:r>
          <w:delText xml:space="preserve"> </w:delText>
        </w:r>
      </w:del>
      <w:hyperlink w:anchor="def-information-gain">
        <w:del w:id="64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41" w:author="PR Preview" w:date="2026-01-01T00:00:00Z">
        <w:r>
          <w:delText xml:space="preserve">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and let</w:delText>
        </w:r>
      </w:del>
      <w:del w:id="644" w:author="PR Preview" w:date="2026-01-01T00:00:00Z">
        <w:r>
          <w:delText xml:space="preserve"> </w:delText>
        </w:r>
      </w:del>
      <m:oMath>
        <m:r>
          <m:t>Y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be its class and</w:delText>
        </w:r>
      </w:del>
      <w:del w:id="647" w:author="PR Preview" w:date="2026-01-01T00:00:00Z">
        <w:r>
          <w:delText xml:space="preserve"> </w:delText>
        </w:r>
      </w:del>
      <m:oMath>
        <m:r>
          <m:t>X</m:t>
        </m:r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the branch it falls into.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Then the entropy at the node is</w:delText>
        </w:r>
      </w:del>
      <w:del w:id="65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653" w:author="PR Preview" w:date="2026-01-01T00:00:00Z">
        <w:r>
          <w:delText xml:space="preserve">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 weighted entropy left in the branches is</w:delText>
        </w:r>
      </w:del>
      <w:del w:id="65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del w:id="657" w:author="PR Preview" w:date="2026-01-01T00:00:00Z">
        <w:r>
          <w:delText xml:space="preserve">,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and the information gain is the</w:delText>
        </w:r>
      </w:del>
      <w:del w:id="660" w:author="PR Preview" w:date="2026-01-01T00:00:00Z">
        <w:r>
          <w:delText xml:space="preserve"> </w:delText>
        </w:r>
      </w:del>
      <w:hyperlink w:anchor="def-mutual-information">
        <w:del w:id="661" w:author="PR Preview" w:date="2026-01-01T00:00:00Z">
          <w:r>
            <w:rPr>
              <w:rStyle w:val="Hyperlink"/>
            </w:rPr>
            <w:delText xml:space="preserve">mutual information</w:delText>
          </w:r>
        </w:del>
      </w:hyperlink>
      <w:del w:id="66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.</w:delText>
        </w:r>
      </w:del>
    </w:p>
    <w:p>
      <w:pPr>
        <w:pStyle w:val="FirstParagraph"/>
      </w:pPr>
      <w:ins w:id="664" w:author="PR Preview" w:date="2026-01-01T00:00:00Z">
        <w:r>
          <w:t xml:space="preserve">The right side is</w:t>
        </w:r>
      </w:ins>
      <w:ins w:id="66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by</w:t>
        </w:r>
      </w:ins>
      <w:ins w:id="668" w:author="PR Preview" w:date="2026-01-01T00:00:00Z">
        <w:r>
          <w:t xml:space="preserve"> </w:t>
        </w:r>
      </w:ins>
      <w:hyperlink w:anchor="def-mutual-information">
        <w:ins w:id="66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70" w:author="PR Preview" w:date="2026-01-01T00:00:00Z">
        <w:r>
          <w:t xml:space="preserve">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 the left side is</w:t>
        </w:r>
      </w:ins>
      <w:ins w:id="67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by the same definition.</w:t>
        </w:r>
      </w:ins>
    </w:p>
    <w:bookmarkStart w:id="34" w:name="rem-mutual-information-kl"/>
    <w:p>
      <w:pPr>
        <w:pStyle w:val="BodyText"/>
      </w:pPr>
      <w:ins w:id="676" w:author="PR Preview" w:date="2026-01-01T00:00:00Z">
        <w:r>
          <w:rPr>
            <w:i/>
            <w:iCs/>
          </w:rPr>
          <w:t xml:space="preserve">Remark 5</w:t>
        </w:r>
      </w:ins>
      <w:ins w:id="677" w:author="PR Preview" w:date="2026-01-01T00:00:00Z">
        <w:r>
          <w:t xml:space="preserve"> (Mutual information as a divergence). </w:t>
        </w:r>
      </w:ins>
      <w:ins w:id="678" w:author="PR Preview" w:date="2026-01-01T00:00:00Z">
        <w:r>
          <w:t xml:space="preserve">Cover and Thomas (2006, sec. 2.3)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define mutual information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as the</w:t>
        </w:r>
      </w:ins>
      <w:ins w:id="683" w:author="PR Preview" w:date="2026-01-01T00:00:00Z">
        <w:r>
          <w:t xml:space="preserve"> </w:t>
        </w:r>
      </w:ins>
      <w:hyperlink r:id="rId23">
        <w:ins w:id="684" w:author="PR Preview" w:date="2026-01-01T00:00:00Z">
          <w:r>
            <w:rPr>
              <w:rStyle w:val="Hyperlink"/>
            </w:rPr>
            <w:t xml:space="preserve">Kullback–Leibler divergence</w:t>
          </w:r>
        </w:ins>
      </w:hyperlink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of the joint distribution of</w:t>
        </w:r>
      </w:ins>
      <w:ins w:id="6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from the product of its marginals,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and show that this equals</w:t>
        </w:r>
      </w:ins>
      <w:ins w:id="69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(Cover and Thomas 2006, sec. 2.4)</w:t>
        </w:r>
      </w:ins>
      <w:ins w:id="695" w:author="PR Preview" w:date="2026-01-01T00:00:00Z">
        <w:r>
          <w:t xml:space="preserve">.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Since a Kullback–Leibler divergence is never negative,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 is</w:t>
        </w:r>
      </w:ins>
      <w:ins w:id="700" w:author="PR Preview" w:date="2026-01-01T00:00:00Z">
        <w:r>
          <w:t xml:space="preserve"> </w:t>
        </w:r>
      </w:ins>
      <m:oMath>
        <m:r>
          <m:t>0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only when the two distributions are equal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(Cover and Thomas 2006, sec. 2.6)</w:t>
        </w:r>
      </w:ins>
      <w:ins w:id="705" w:author="PR Preview" w:date="2026-01-01T00:00:00Z">
        <w:r>
          <w:t xml:space="preserve">,</w:t>
        </w:r>
      </w:ins>
      <w:ins w:id="70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707" w:author="PR Preview" w:date="2026-01-01T00:00:00Z">
        <w:r>
          <w:t xml:space="preserve">, with equality exactly when</w:t>
        </w:r>
      </w:ins>
      <w:ins w:id="708" w:author="PR Preview" w:date="2026-01-01T00:00:00Z">
        <w:r>
          <w:t xml:space="preserve"> </w:t>
        </w:r>
      </w:ins>
      <m:oMath>
        <m:r>
          <m:t>X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and</w:t>
        </w:r>
      </w:ins>
      <w:ins w:id="711" w:author="PR Preview" w:date="2026-01-01T00:00:00Z">
        <w:r>
          <w:t xml:space="preserve"> </w:t>
        </w:r>
      </w:ins>
      <m:oMath>
        <m:r>
          <m:t>Y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are independent.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Learning</w:t>
        </w:r>
      </w:ins>
      <w:ins w:id="716" w:author="PR Preview" w:date="2026-01-01T00:00:00Z">
        <w:r>
          <w:t xml:space="preserve"> </w:t>
        </w:r>
      </w:ins>
      <m:oMath>
        <m:r>
          <m:t>X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never raises the entropy of</w:t>
        </w:r>
      </w:ins>
      <w:ins w:id="719" w:author="PR Preview" w:date="2026-01-01T00:00:00Z">
        <w:r>
          <w:t xml:space="preserve"> </w:t>
        </w:r>
      </w:ins>
      <m:oMath>
        <m:r>
          <m:t>Y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on average.</w:t>
        </w:r>
      </w:ins>
    </w:p>
    <w:bookmarkEnd w:id="34"/>
    <w:bookmarkStart w:id="35" w:name="def-information-gain"/>
    <w:p>
      <w:pPr>
        <w:pStyle w:val="BodyText"/>
      </w:pPr>
      <w:ins w:id="722" w:author="PR Preview" w:date="2026-01-01T00:00:00Z">
        <w:r>
          <w:rPr>
            <w:b/>
            <w:bCs/>
          </w:rPr>
          <w:t xml:space="preserve">Definition 8 (Information gain)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 decision tree splits the points at a node into branches.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rPr>
            <w:b/>
            <w:bCs/>
          </w:rPr>
          <w:t xml:space="preserve">information gain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of the split is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the entropy of the class labels at the node,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minus the entropy of the labels in each branch,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weighted by the share of the node’s points that branch holds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(Quinlan 1986)</w:t>
        </w:r>
      </w:ins>
      <w:ins w:id="739" w:author="PR Preview" w:date="2026-01-01T00:00:00Z">
        <w:r>
          <w:t xml:space="preserve">.</w:t>
        </w:r>
      </w:ins>
    </w:p>
    <w:bookmarkEnd w:id="35"/>
    <w:bookmarkStart w:id="36" w:name="rem-information-gain"/>
    <w:p>
      <w:pPr>
        <w:pStyle w:val="BodyText"/>
      </w:pPr>
      <w:ins w:id="740" w:author="PR Preview" w:date="2026-01-01T00:00:00Z">
        <w:r>
          <w:rPr>
            <w:i/>
            <w:iCs/>
          </w:rPr>
          <w:t xml:space="preserve">Remark 6</w:t>
        </w:r>
      </w:ins>
      <w:ins w:id="741" w:author="PR Preview" w:date="2026-01-01T00:00:00Z">
        <w:r>
          <w:t xml:space="preserve"> (Information gain is mutual information). </w:t>
        </w:r>
      </w:ins>
      <w:ins w:id="742" w:author="PR Preview" w:date="2026-01-01T00:00:00Z">
        <w:r>
          <w:t xml:space="preserve">Draw one point uniformly at random from the node of</w:t>
        </w:r>
      </w:ins>
      <w:ins w:id="743" w:author="PR Preview" w:date="2026-01-01T00:00:00Z">
        <w:r>
          <w:t xml:space="preserve"> </w:t>
        </w:r>
      </w:ins>
      <w:hyperlink w:anchor="def-information-gain">
        <w:ins w:id="74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45" w:author="PR Preview" w:date="2026-01-01T00:00:00Z">
        <w:r>
          <w:t xml:space="preserve">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let</w:t>
        </w:r>
      </w:ins>
      <w:ins w:id="748" w:author="PR Preview" w:date="2026-01-01T00:00:00Z">
        <w:r>
          <w:t xml:space="preserve"> </w:t>
        </w:r>
      </w:ins>
      <m:oMath>
        <m:r>
          <m:t>Y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be its class and</w:t>
        </w:r>
      </w:ins>
      <w:ins w:id="751" w:author="PR Preview" w:date="2026-01-01T00:00:00Z">
        <w:r>
          <w:t xml:space="preserve"> </w:t>
        </w:r>
      </w:ins>
      <m:oMath>
        <m:r>
          <m:t>X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 branch it falls into.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Then the entropy at the node is</w:t>
        </w:r>
      </w:ins>
      <w:ins w:id="75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757" w:author="PR Preview" w:date="2026-01-01T00:00:00Z">
        <w:r>
          <w:t xml:space="preserve">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the weighted entropy left in the branches is</w:t>
        </w:r>
      </w:ins>
      <w:ins w:id="76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761" w:author="PR Preview" w:date="2026-01-01T00:00:00Z">
        <w:r>
          <w:t xml:space="preserve">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 the information gain is the</w:t>
        </w:r>
      </w:ins>
      <w:ins w:id="764" w:author="PR Preview" w:date="2026-01-01T00:00:00Z">
        <w:r>
          <w:t xml:space="preserve"> </w:t>
        </w:r>
      </w:ins>
      <w:hyperlink w:anchor="def-mutual-information">
        <w:ins w:id="765" w:author="PR Preview" w:date="2026-01-01T00:00:00Z">
          <w:r>
            <w:rPr>
              <w:rStyle w:val="Hyperlink"/>
            </w:rPr>
            <w:t xml:space="preserve">mutual information</w:t>
          </w:r>
        </w:ins>
      </w:hyperlink>
      <w:ins w:id="76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767" w:author="PR Preview" w:date="2026-01-01T00:00:00Z">
        <w:r>
          <w:t xml:space="preserve">.</w:t>
        </w:r>
      </w:ins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del w:id="768" w:author="PR Preview" w:date="2026-01-01T00:00:00Z">
        <w:r>
          <w:delText xml:space="preserve">Draw one point uniformly at random from the node,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let</w:delText>
        </w:r>
      </w:del>
      <w:del w:id="771" w:author="PR Preview" w:date="2026-01-01T00:00:00Z">
        <w:r>
          <w:delText xml:space="preserve"> </w:delText>
        </w:r>
      </w:del>
      <m:oMath>
        <m:r>
          <m:t>Y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be its color, and let</w:delText>
        </w:r>
      </w:del>
      <w:del w:id="774" w:author="PR Preview" w:date="2026-01-01T00:00:00Z">
        <w:r>
          <w:delText xml:space="preserve"> </w:delText>
        </w:r>
      </w:del>
      <m:oMath>
        <m:r>
          <m:t>X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be the branch it falls into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(</w:delText>
        </w:r>
      </w:del>
      <w:hyperlink w:anchor="rem-information-gain">
        <w:del w:id="779" w:author="PR Preview" w:date="2026-01-01T00:00:00Z">
          <w:r>
            <w:rPr>
              <w:rStyle w:val="Hyperlink"/>
            </w:rPr>
            <w:delText xml:space="preserve">Remark 5</w:delText>
          </w:r>
        </w:del>
      </w:hyperlink>
      <w:del w:id="780" w:author="PR Preview" w:date="2026-01-01T00:00:00Z">
        <w:r>
          <w:delText xml:space="preserve">).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The information gain of each split (</w:delText>
        </w:r>
      </w:del>
      <w:hyperlink w:anchor="def-information-gain">
        <w:del w:id="78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784" w:author="PR Preview" w:date="2026-01-01T00:00:00Z">
        <w:r>
          <w:delText xml:space="preserve">) is then</w:delText>
        </w:r>
      </w:del>
      <w:del w:id="78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del w:id="786" w:author="PR Preview" w:date="2026-01-01T00:00:00Z">
        <w:r>
          <w:delText xml:space="preserve">.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Use base-2 logarithms throughout.</w:delText>
        </w:r>
      </w:del>
    </w:p>
    <w:p>
      <w:pPr>
        <w:pStyle w:val="BodyText"/>
      </w:pPr>
      <w:ins w:id="789" w:author="PR Preview" w:date="2026-01-01T00:00:00Z">
        <w:r>
          <w:t xml:space="preserve">Draw one point uniformly at random from the node,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let</w:t>
        </w:r>
      </w:ins>
      <w:ins w:id="792" w:author="PR Preview" w:date="2026-01-01T00:00:00Z">
        <w:r>
          <w:t xml:space="preserve"> </w:t>
        </w:r>
      </w:ins>
      <m:oMath>
        <m:r>
          <m:t>Y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be its color, and let</w:t>
        </w:r>
      </w:ins>
      <w:ins w:id="795" w:author="PR Preview" w:date="2026-01-01T00:00:00Z">
        <w:r>
          <w:t xml:space="preserve"> </w:t>
        </w:r>
      </w:ins>
      <m:oMath>
        <m:r>
          <m:t>X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be the branch it falls into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(</w:t>
        </w:r>
      </w:ins>
      <w:hyperlink w:anchor="rem-information-gain">
        <w:ins w:id="800" w:author="PR Preview" w:date="2026-01-01T00:00:00Z">
          <w:r>
            <w:rPr>
              <w:rStyle w:val="Hyperlink"/>
            </w:rPr>
            <w:t xml:space="preserve">Remark 6</w:t>
          </w:r>
        </w:ins>
      </w:hyperlink>
      <w:ins w:id="801" w:author="PR Preview" w:date="2026-01-01T00:00:00Z">
        <w:r>
          <w:t xml:space="preserve">).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The information gain of each split (</w:t>
        </w:r>
      </w:ins>
      <w:hyperlink w:anchor="def-information-gain">
        <w:ins w:id="80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05" w:author="PR Preview" w:date="2026-01-01T00:00:00Z">
        <w:r>
          <w:t xml:space="preserve">) is then</w:t>
        </w:r>
      </w:ins>
      <w:ins w:id="80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ins w:id="807" w:author="PR Preview" w:date="2026-01-01T00:00:00Z">
        <w:r>
          <w:t xml:space="preserve">.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Use base-2 logarithms throughout.</w:t>
        </w:r>
      </w:ins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del w:id="810" w:author="PR Preview" w:date="2026-01-01T00:00:00Z">
        <w:r>
          <w:delText xml:space="preserve">By</w:delText>
        </w:r>
      </w:del>
      <w:del w:id="811" w:author="PR Preview" w:date="2026-01-01T00:00:00Z">
        <w:r>
          <w:delText xml:space="preserve"> </w:delText>
        </w:r>
      </w:del>
      <w:hyperlink w:anchor="def-mutual-information">
        <w:del w:id="81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813" w:author="PR Preview" w:date="2026-01-01T00:00:00Z">
        <w:r>
          <w:delText xml:space="preserve">, the gain is</w:delText>
        </w:r>
      </w:del>
      <w:del w:id="81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del w:id="815" w:author="PR Preview" w:date="2026-01-01T00:00:00Z">
        <w:r>
          <w:delText xml:space="preserve">:</w:delText>
        </w:r>
      </w:del>
    </w:p>
    <w:p>
      <w:pPr>
        <w:numPr>
          <w:ilvl w:val="0"/>
          <w:numId w:val="1002"/>
        </w:numPr>
      </w:pPr>
      <w:ins w:id="816" w:author="PR Preview" w:date="2026-01-01T00:00:00Z">
        <w:r>
          <w:t xml:space="preserve">By</w:t>
        </w:r>
      </w:ins>
      <w:ins w:id="817" w:author="PR Preview" w:date="2026-01-01T00:00:00Z">
        <w:r>
          <w:t xml:space="preserve"> </w:t>
        </w:r>
      </w:ins>
      <w:hyperlink w:anchor="def-mutual-information">
        <w:ins w:id="81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819" w:author="PR Preview" w:date="2026-01-01T00:00:00Z">
        <w:r>
          <w:t xml:space="preserve">, the gain is</w:t>
        </w:r>
      </w:ins>
      <w:ins w:id="82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ins w:id="821" w:author="PR Preview" w:date="2026-01-01T00:00:00Z">
        <w:r>
          <w:t xml:space="preserve">:</w:t>
        </w:r>
      </w:ins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2026-10-26T10:12:11Z</dcterms:created>
  <dcterms:modified xsi:type="dcterms:W3CDTF">2026-10-26T10:12:11Z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03:07:59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