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2026-10-14 01:49:15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11:05:13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ins w:id="3" w:author="PR Preview" w:date="2026-01-01T00:00:00Z">
          <w:r>
            <w:rPr>
              <w:rStyle w:val="Hyperlink"/>
            </w:rPr>
            <w:t xml:space="preserve">Error-correcting codes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Hamming distance, the Hamming and Reed–Solomon codes,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and how locally decodable codes lead to hardness amplification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and the PCP theorem</w:t>
        </w:r>
      </w:ins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channel coding: channel capacity and the noisy-channel coding theorem</w:t>
      </w:r>
    </w:p>
    <w:p>
      <w:pPr>
        <w:pStyle w:val="Compact"/>
        <w:numPr>
          <w:ilvl w:val="0"/>
          <w:numId w:val="1002"/>
        </w:numPr>
      </w:pPr>
      <w:del w:id="11" w:author="PR Preview" w:date="2026-01-01T00:00:00Z">
        <w:r>
          <w:delText xml:space="preserve">Kolmogorov complexity, and how it relates to Shannon entropy</w:delText>
        </w:r>
      </w:del>
    </w:p>
    <w:p>
      <w:pPr>
        <w:pStyle w:val="FirstParagraph"/>
      </w:pPr>
      <w:del w:id="12" w:author="PR Preview" w:date="2026-01-01T00:00:00Z">
        <w:r>
          <w:delText xml:space="preserve">Entropy, cross-entropy and KL divergence are defined in</w:delText>
        </w:r>
      </w:del>
      <w:del w:id="13" w:author="PR Preview" w:date="2026-01-01T00:00:00Z">
        <w:r>
          <w:delText xml:space="preserve"> </w:delText>
        </w:r>
      </w:del>
      <w:hyperlink r:id="rId12">
        <w:del w:id="14" w:author="PR Preview" w:date="2026-01-01T00:00:00Z">
          <w:r>
            <w:rPr>
              <w:rStyle w:val="Hyperlink"/>
              <w:i/>
              <w:iCs/>
            </w:rPr>
            <w:delText xml:space="preserve">Probability for Data Science</w:delText>
          </w:r>
        </w:del>
      </w:hyperlink>
      <w:del w:id="15" w:author="PR Preview" w:date="2026-01-01T00:00:00Z">
        <w:r>
          <w:delText xml:space="preserve">;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pages here link to those definitions rather than repeating them.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Computational complexity has its own library,</w:delText>
        </w:r>
      </w:del>
      <w:del w:id="20" w:author="PR Preview" w:date="2026-01-01T00:00:00Z">
        <w:r>
          <w:delText xml:space="preserve"> </w:delText>
        </w:r>
      </w:del>
      <w:hyperlink r:id="rId13">
        <w:del w:id="21" w:author="PR Preview" w:date="2026-01-01T00:00:00Z">
          <w:r>
            <w:rPr>
              <w:rStyle w:val="Hyperlink"/>
              <w:i/>
              <w:iCs/>
            </w:rPr>
            <w:delText xml:space="preserve">Computational Complexity for Data Science</w:delText>
          </w:r>
        </w:del>
      </w:hyperlink>
      <w:del w:id="22" w:author="PR Preview" w:date="2026-01-01T00:00:00Z">
        <w:r>
          <w:delText xml:space="preserve">.</w:delText>
        </w:r>
      </w:del>
    </w:p>
    <w:p>
      <w:pPr>
        <w:pStyle w:val="FirstParagraph"/>
      </w:pPr>
      <w:ins w:id="23" w:author="PR Preview" w:date="2026-01-01T00:00:00Z">
        <w:r>
          <w:t xml:space="preserve">Entropy, cross-entropy and KL divergence are defined in</w:t>
        </w:r>
      </w:ins>
      <w:ins w:id="24" w:author="PR Preview" w:date="2026-01-01T00:00:00Z">
        <w:r>
          <w:t xml:space="preserve"> </w:t>
        </w:r>
      </w:ins>
      <w:hyperlink r:id="rId12">
        <w:ins w:id="25" w:author="PR Preview" w:date="2026-01-01T00:00:00Z">
          <w:r>
            <w:rPr>
              <w:rStyle w:val="Hyperlink"/>
              <w:i/>
              <w:iCs/>
            </w:rPr>
            <w:t xml:space="preserve">Probability for Data Science</w:t>
          </w:r>
        </w:ins>
      </w:hyperlink>
      <w:ins w:id="26" w:author="PR Preview" w:date="2026-01-01T00:00:00Z">
        <w:r>
          <w:t xml:space="preserve">;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pages here link to those definitions rather than repeating them.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Computational complexity has its own library,</w:t>
        </w:r>
      </w:ins>
      <w:ins w:id="31" w:author="PR Preview" w:date="2026-01-01T00:00:00Z">
        <w:r>
          <w:t xml:space="preserve"> </w:t>
        </w:r>
      </w:ins>
      <w:hyperlink r:id="rId13">
        <w:ins w:id="32" w:author="PR Preview" w:date="2026-01-01T00:00:00Z">
          <w:r>
            <w:rPr>
              <w:rStyle w:val="Hyperlink"/>
              <w:i/>
              <w:iCs/>
            </w:rPr>
            <w:t xml:space="preserve">Computational Complexity for Data Science</w:t>
          </w:r>
        </w:ins>
      </w:hyperlink>
      <w:ins w:id="33" w:author="PR Preview" w:date="2026-01-01T00:00:00Z">
        <w:r>
          <w:t xml:space="preserve">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Kolmogorov complexity, which relates the shortest description of a single string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to Shannon entropy, is covered there.</w:t>
        </w:r>
      </w:ins>
    </w:p>
    <w:bookmarkEnd w:id="14"/>
    <w:bookmarkStart w:id="18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entropy.qmd" TargetMode="External"/><Relationship Id="rId11" Type="http://schemas.openxmlformats.org/officeDocument/2006/relationships/hyperlink" Target="error-correcting-codes.qmd" TargetMode="External"/><Relationship Id="rId13" Type="http://schemas.openxmlformats.org/officeDocument/2006/relationships/hyperlink" Target="https://morrison-lab.github.io/cds/" TargetMode="External"/><Relationship Id="rId12" Type="http://schemas.openxmlformats.org/officeDocument/2006/relationships/hyperlink" Target="https://morrison-lab.github.io/pds/expectation.html#sec-entropy" TargetMode="External"/><Relationship Id="rId17" Type="http://schemas.openxmlformats.org/officeDocument/2006/relationships/hyperlink" Target="https://stanforddatacompressionclass.github.io/Fall22/" TargetMode="External"/><Relationship Id="rId15" Type="http://schemas.openxmlformats.org/officeDocument/2006/relationships/hyperlink" Target="https://web.stanford.edu/class/ee276/" TargetMode="External"/><Relationship Id="rId16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entropy.qmd" TargetMode="External"/><Relationship Id="rId11" Type="http://schemas.openxmlformats.org/officeDocument/2006/relationships/hyperlink" Target="error-correcting-codes.qmd" TargetMode="External"/><Relationship Id="rId13" Type="http://schemas.openxmlformats.org/officeDocument/2006/relationships/hyperlink" Target="https://morrison-lab.github.io/cds/" TargetMode="External"/><Relationship Id="rId12" Type="http://schemas.openxmlformats.org/officeDocument/2006/relationships/hyperlink" Target="https://morrison-lab.github.io/pds/expectation.html#sec-entropy" TargetMode="External"/><Relationship Id="rId17" Type="http://schemas.openxmlformats.org/officeDocument/2006/relationships/hyperlink" Target="https://stanforddatacompressionclass.github.io/Fall22/" TargetMode="External"/><Relationship Id="rId15" Type="http://schemas.openxmlformats.org/officeDocument/2006/relationships/hyperlink" Target="https://web.stanford.edu/class/ee276/" TargetMode="External"/><Relationship Id="rId16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2026-10-14T18:10:23Z</dcterms:created>
  <dcterms:modified xsi:type="dcterms:W3CDTF">2026-10-14T18:10:23Z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