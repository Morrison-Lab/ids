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Error-correcting codes</w:t>
        </w:r>
      </w:ins>
    </w:p>
    <w:p>
      <w:pPr>
        <w:pStyle w:val="Date"/>
      </w:pPr>
      <w:ins w:id="2" w:author="PR Preview" w:date="2026-01-01T00:00:00Z">
        <w:r>
          <w:t xml:space="preserve">Last modified: 2026-10-14 11:05:13 (PDT)</w:t>
        </w:r>
      </w:ins>
    </w:p>
    <w:p>
      <w:pPr>
        <w:pStyle w:val="FirstParagraph"/>
      </w:pPr>
      <w:ins w:id="3" w:author="PR Preview" w:date="2026-01-01T00:00:00Z">
        <w:r>
          <w:t xml:space="preserve">An error-correcting code adds redundancy to a message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so that the receiver can recover it even after some symbols are changed.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This page covers the basic definitions,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the Hamming and Reed–Solomon codes,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and then how codes that can be decoded by reading only a few symbols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lead to central results of computational complexity.</w:t>
        </w:r>
      </w:ins>
    </w:p>
    <w:bookmarkStart w:id="15" w:name="sec-codes-and-distance"/>
    <w:p>
      <w:pPr>
        <w:pStyle w:val="Heading2"/>
      </w:pPr>
      <w:ins w:id="14" w:author="PR Preview" w:date="2026-01-01T00:00:00Z">
        <w:r>
          <w:t xml:space="preserve">1 Codes and distance</w:t>
        </w:r>
      </w:ins>
    </w:p>
    <w:bookmarkStart w:id="9" w:name="def-block-code"/>
    <w:p>
      <w:pPr>
        <w:pStyle w:val="FirstParagraph"/>
      </w:pPr>
      <w:ins w:id="15" w:author="PR Preview" w:date="2026-01-01T00:00:00Z">
        <w:r>
          <w:rPr>
            <w:b/>
            <w:bCs/>
          </w:rPr>
          <w:t xml:space="preserve">Definition 1 (Block code)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Let</w:t>
        </w:r>
      </w:ins>
      <w:ins w:id="18" w:author="PR Preview" w:date="2026-01-01T00:00:00Z">
        <w:r>
          <w:t xml:space="preserve"> </w:t>
        </w:r>
      </w:ins>
      <m:oMath>
        <m:r>
          <m:rPr>
            <m:sty m:val="p"/>
          </m:rPr>
          <m:t>Σ</m:t>
        </m:r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be a finite alphabet with</w:t>
        </w:r>
      </w:ins>
      <w:ins w:id="21" w:author="PR Preview" w:date="2026-01-01T00:00:00Z">
        <w:r>
          <w:t xml:space="preserve"> </w:t>
        </w:r>
      </w:ins>
      <m:oMath>
        <m:r>
          <m:t>q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symbols,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and let</w:t>
        </w:r>
      </w:ins>
      <w:ins w:id="2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≤</m:t>
        </m:r>
        <m:r>
          <m:t>n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be positive integers.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b/>
            <w:bCs/>
          </w:rPr>
          <w:t xml:space="preserve">block code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with message length</w:t>
        </w:r>
      </w:ins>
      <w:ins w:id="35" w:author="PR Preview" w:date="2026-01-01T00:00:00Z">
        <w:r>
          <w:t xml:space="preserve"> </w:t>
        </w:r>
      </w:ins>
      <m:oMath>
        <m:r>
          <m:t>k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and block length</w:t>
        </w:r>
      </w:ins>
      <w:ins w:id="38" w:author="PR Preview" w:date="2026-01-01T00:00:00Z">
        <w:r>
          <w:t xml:space="preserve"> </w:t>
        </w:r>
      </w:ins>
      <m:oMath>
        <m:r>
          <m:t>n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is a one-to-one map</w:t>
        </w:r>
      </w:ins>
      <w:ins w:id="41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ins w:id="42" w:author="PR Preview" w:date="2026-01-01T00:00:00Z">
        <w:r>
          <w:t xml:space="preserve">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Its image</w:t>
        </w:r>
      </w:ins>
      <w:ins w:id="4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m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}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is the set of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i/>
            <w:iCs/>
          </w:rPr>
          <w:t xml:space="preserve">codewords</w:t>
        </w:r>
      </w:ins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and its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rate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is</w:t>
        </w:r>
      </w:ins>
      <w:ins w:id="57" w:author="PR Preview" w:date="2026-01-01T00:00:00Z">
        <w:r>
          <w:t xml:space="preserve"> </w:t>
        </w:r>
      </w:ins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ins w:id="58" w:author="PR Preview" w:date="2026-01-01T00:00:00Z">
        <w:r>
          <w:t xml:space="preserve">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the number of message symbols carried per symbol sent.</w:t>
        </w:r>
      </w:ins>
    </w:p>
    <w:bookmarkEnd w:id="9"/>
    <w:bookmarkStart w:id="10" w:name="def-hamming-distance"/>
    <w:p>
      <w:pPr>
        <w:pStyle w:val="BodyText"/>
      </w:pPr>
      <w:ins w:id="61" w:author="PR Preview" w:date="2026-01-01T00:00:00Z">
        <w:r>
          <w:rPr>
            <w:b/>
            <w:bCs/>
          </w:rPr>
          <w:t xml:space="preserve">Definition 2 (Hamming distance and minimum distance)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The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rPr>
            <w:b/>
            <w:bCs/>
          </w:rPr>
          <w:t xml:space="preserve">Hamming distance</w:t>
        </w:r>
      </w:ins>
      <w:ins w:id="66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between two strings</w:t>
        </w:r>
      </w:ins>
      <w:ins w:id="6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is the number of positions</w:t>
        </w:r>
      </w:ins>
      <w:ins w:id="72" w:author="PR Preview" w:date="2026-01-01T00:00:00Z">
        <w:r>
          <w:t xml:space="preserve"> </w:t>
        </w:r>
      </w:ins>
      <m:oMath>
        <m:r>
          <m:t>i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with</w:t>
        </w:r>
      </w:ins>
      <w:ins w:id="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ins w:id="76" w:author="PR Preview" w:date="2026-01-01T00:00:00Z">
        <w:r>
          <w:t xml:space="preserve">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The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rPr>
            <w:b/>
            <w:bCs/>
          </w:rPr>
          <w:t xml:space="preserve">minimum distance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of a</w:t>
        </w:r>
      </w:ins>
      <w:ins w:id="83" w:author="PR Preview" w:date="2026-01-01T00:00:00Z">
        <w:r>
          <w:t xml:space="preserve"> </w:t>
        </w:r>
      </w:ins>
      <w:hyperlink w:anchor="def-block-code">
        <w:ins w:id="84" w:author="PR Preview" w:date="2026-01-01T00:00:00Z">
          <w:r>
            <w:rPr>
              <w:rStyle w:val="Hyperlink"/>
            </w:rPr>
            <w:t xml:space="preserve">block code</w:t>
          </w:r>
        </w:ins>
      </w:hyperlink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with codewords</w:t>
        </w:r>
      </w:ins>
      <w:ins w:id="87" w:author="PR Preview" w:date="2026-01-01T00:00:00Z">
        <w:r>
          <w:t xml:space="preserve"> </w:t>
        </w:r>
      </w:ins>
      <m:oMath>
        <m:r>
          <m:t>C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c</m:t>
          </m:r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∈</m:t>
          </m:r>
          <m:r>
            <m:t>C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≠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ins w:id="90" w:author="PR Preview" w:date="2026-01-01T00:00:00Z">
        <w:r>
          <w:rPr>
            <w:b/>
            <w:bCs/>
          </w:rPr>
          <w:t xml:space="preserve">Theorem 1 (Minimum distance sets how many errors a code handles)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Let a</w:t>
        </w:r>
      </w:ins>
      <w:ins w:id="93" w:author="PR Preview" w:date="2026-01-01T00:00:00Z">
        <w:r>
          <w:t xml:space="preserve"> </w:t>
        </w:r>
      </w:ins>
      <w:hyperlink w:anchor="def-block-code">
        <w:ins w:id="94" w:author="PR Preview" w:date="2026-01-01T00:00:00Z">
          <w:r>
            <w:rPr>
              <w:rStyle w:val="Hyperlink"/>
            </w:rPr>
            <w:t xml:space="preserve">block code</w:t>
          </w:r>
        </w:ins>
      </w:hyperlink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have</w:t>
        </w:r>
      </w:ins>
      <w:ins w:id="97" w:author="PR Preview" w:date="2026-01-01T00:00:00Z">
        <w:r>
          <w:t xml:space="preserve"> </w:t>
        </w:r>
      </w:ins>
      <w:hyperlink w:anchor="def-hamming-distance">
        <w:ins w:id="98" w:author="PR Preview" w:date="2026-01-01T00:00:00Z">
          <w:r>
            <w:rPr>
              <w:rStyle w:val="Hyperlink"/>
            </w:rPr>
            <w:t xml:space="preserve">minimum distance</w:t>
          </w:r>
        </w:ins>
      </w:hyperlink>
      <w:ins w:id="99" w:author="PR Preview" w:date="2026-01-01T00:00:00Z">
        <w:r>
          <w:t xml:space="preserve"> </w:t>
        </w:r>
      </w:ins>
      <m:oMath>
        <m:r>
          <m:t>d</m:t>
        </m:r>
      </m:oMath>
      <w:ins w:id="100" w:author="PR Preview" w:date="2026-01-01T00:00:00Z">
        <w:r>
          <w:t xml:space="preserve">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 let</w:t>
        </w:r>
      </w:ins>
      <w:ins w:id="103" w:author="PR Preview" w:date="2026-01-01T00:00:00Z">
        <w:r>
          <w:t xml:space="preserve"> </w:t>
        </w:r>
      </w:ins>
      <m:oMath>
        <m:r>
          <m:t>y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be a codeword</w:t>
        </w:r>
      </w:ins>
      <w:ins w:id="106" w:author="PR Preview" w:date="2026-01-01T00:00:00Z">
        <w:r>
          <w:t xml:space="preserve"> </w:t>
        </w:r>
      </w:ins>
      <m:oMath>
        <m:r>
          <m:t>c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with some of its symbols changed.</w:t>
        </w:r>
      </w:ins>
    </w:p>
    <w:p>
      <w:pPr>
        <w:numPr>
          <w:ilvl w:val="0"/>
          <w:numId w:val="1001"/>
        </w:numPr>
      </w:pPr>
      <w:ins w:id="109" w:author="PR Preview" w:date="2026-01-01T00:00:00Z">
        <w:r>
          <w:t xml:space="preserve">If at most</w:t>
        </w:r>
      </w:ins>
      <w:ins w:id="110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−</m:t>
        </m:r>
        <m:r>
          <m:t>1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symbols changed and at least one did,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then</w:t>
        </w:r>
      </w:ins>
      <w:ins w:id="115" w:author="PR Preview" w:date="2026-01-01T00:00:00Z">
        <w:r>
          <w:t xml:space="preserve"> </w:t>
        </w:r>
      </w:ins>
      <m:oMath>
        <m:r>
          <m:t>y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is not a codeword, so the receiver detects the error.</w:t>
        </w:r>
      </w:ins>
    </w:p>
    <w:p>
      <w:pPr>
        <w:numPr>
          <w:ilvl w:val="0"/>
          <w:numId w:val="1001"/>
        </w:numPr>
      </w:pPr>
      <w:ins w:id="118" w:author="PR Preview" w:date="2026-01-01T00:00:00Z">
        <w:r>
          <w:t xml:space="preserve">If at most</w:t>
        </w:r>
      </w:ins>
      <w:ins w:id="119" w:author="PR Preview" w:date="2026-01-01T00:00:00Z">
        <w:r>
          <w:t xml:space="preserve"> </w:t>
        </w:r>
      </w:ins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⌊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symbols changed,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then</w:t>
        </w:r>
      </w:ins>
      <w:ins w:id="124" w:author="PR Preview" w:date="2026-01-01T00:00:00Z">
        <w:r>
          <w:t xml:space="preserve"> </w:t>
        </w:r>
      </w:ins>
      <m:oMath>
        <m:r>
          <m:t>c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is the only codeword nearest to</w:t>
        </w:r>
      </w:ins>
      <w:ins w:id="127" w:author="PR Preview" w:date="2026-01-01T00:00:00Z">
        <w:r>
          <w:t xml:space="preserve"> </w:t>
        </w:r>
      </w:ins>
      <m:oMath>
        <m:r>
          <m:t>y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in Hamming distance,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so decoding</w:t>
        </w:r>
      </w:ins>
      <w:ins w:id="132" w:author="PR Preview" w:date="2026-01-01T00:00:00Z">
        <w:r>
          <w:t xml:space="preserve"> </w:t>
        </w:r>
      </w:ins>
      <m:oMath>
        <m:r>
          <m:t>y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to its nearest codeword corrects the errors.</w:t>
        </w:r>
      </w:ins>
    </w:p>
    <w:bookmarkEnd w:id="11"/>
    <w:p>
      <w:pPr>
        <w:pStyle w:val="FirstParagraph"/>
      </w:pPr>
      <w:ins w:id="135" w:author="PR Preview" w:date="2026-01-01T00:00:00Z">
        <w:r>
          <w:rPr>
            <w:i/>
            <w:iCs/>
          </w:rPr>
          <w:t xml:space="preserve">Proof</w:t>
        </w:r>
      </w:ins>
      <w:ins w:id="136" w:author="PR Preview" w:date="2026-01-01T00:00:00Z">
        <w:r>
          <w:t xml:space="preserve">. </w:t>
        </w:r>
      </w:ins>
      <w:ins w:id="137" w:author="PR Preview" w:date="2026-01-01T00:00:00Z">
        <w:r>
          <w:t xml:space="preserve">For part 1,</w:t>
        </w:r>
      </w:ins>
      <w:ins w:id="13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ins w:id="139" w:author="PR Preview" w:date="2026-01-01T00:00:00Z">
        <w:r>
          <w:t xml:space="preserve">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so</w:t>
        </w:r>
      </w:ins>
      <w:ins w:id="14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≠</m:t>
        </m:r>
        <m:r>
          <m:t>c</m:t>
        </m:r>
      </m:oMath>
      <w:ins w:id="143" w:author="PR Preview" w:date="2026-01-01T00:00:00Z">
        <w:r>
          <w:t xml:space="preserve">.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If</w:t>
        </w:r>
      </w:ins>
      <w:ins w:id="146" w:author="PR Preview" w:date="2026-01-01T00:00:00Z">
        <w:r>
          <w:t xml:space="preserve"> </w:t>
        </w:r>
      </w:ins>
      <m:oMath>
        <m:r>
          <m:t>y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were another codeword</w:t>
        </w:r>
      </w:ins>
      <w:ins w:id="149" w:author="PR Preview" w:date="2026-01-01T00:00:00Z">
        <w:r>
          <w:t xml:space="preserve"> </w:t>
        </w:r>
      </w:ins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50" w:author="PR Preview" w:date="2026-01-01T00:00:00Z">
        <w:r>
          <w:t xml:space="preserve">, then</w:t>
        </w:r>
      </w:ins>
      <w:ins w:id="151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d</m:t>
        </m:r>
      </m:oMath>
      <w:ins w:id="152" w:author="PR Preview" w:date="2026-01-01T00:00:00Z">
        <w:r>
          <w:t xml:space="preserve">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which the minimum distance rules out.</w:t>
        </w:r>
      </w:ins>
    </w:p>
    <w:p>
      <w:pPr>
        <w:pStyle w:val="BodyText"/>
      </w:pPr>
      <w:ins w:id="155" w:author="PR Preview" w:date="2026-01-01T00:00:00Z">
        <w:r>
          <w:t xml:space="preserve">For part 2, Hamming distance satisfies the triangle inequality,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since a position where</w:t>
        </w:r>
      </w:ins>
      <w:ins w:id="158" w:author="PR Preview" w:date="2026-01-01T00:00:00Z">
        <w:r>
          <w:t xml:space="preserve"> </w:t>
        </w:r>
      </w:ins>
      <m:oMath>
        <m:r>
          <m:t>c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and</w:t>
        </w:r>
      </w:ins>
      <w:ins w:id="161" w:author="PR Preview" w:date="2026-01-01T00:00:00Z">
        <w:r>
          <w:t xml:space="preserve"> </w:t>
        </w:r>
      </w:ins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differ is a position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where</w:t>
        </w:r>
      </w:ins>
      <w:ins w:id="166" w:author="PR Preview" w:date="2026-01-01T00:00:00Z">
        <w:r>
          <w:t xml:space="preserve"> </w:t>
        </w:r>
      </w:ins>
      <m:oMath>
        <m:r>
          <m:t>y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differs from</w:t>
        </w:r>
      </w:ins>
      <w:ins w:id="169" w:author="PR Preview" w:date="2026-01-01T00:00:00Z">
        <w:r>
          <w:t xml:space="preserve"> </w:t>
        </w:r>
      </w:ins>
      <m:oMath>
        <m:r>
          <m:t>c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or from</w:t>
        </w:r>
      </w:ins>
      <w:ins w:id="172" w:author="PR Preview" w:date="2026-01-01T00:00:00Z">
        <w:r>
          <w:t xml:space="preserve"> </w:t>
        </w:r>
      </w:ins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73" w:author="PR Preview" w:date="2026-01-01T00:00:00Z">
        <w:r>
          <w:t xml:space="preserve">.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So for any codeword</w:t>
        </w:r>
      </w:ins>
      <w:ins w:id="176" w:author="PR Preview" w:date="2026-01-01T00:00:00Z">
        <w:r>
          <w:t xml:space="preserve"> </w:t>
        </w:r>
      </w:ins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ins w:id="17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78" w:author="PR Preview" w:date="2026-01-01T00:00:00Z">
        <w:r>
          <w:t xml:space="preserve">where</w:t>
        </w:r>
      </w:ins>
      <w:ins w:id="17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because</w:t>
        </w:r>
      </w:ins>
      <w:ins w:id="182" w:author="PR Preview" w:date="2026-01-01T00:00:00Z">
        <w:r>
          <w:t xml:space="preserve"> </w:t>
        </w:r>
      </w:ins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ins w:id="183" w:author="PR Preview" w:date="2026-01-01T00:00:00Z">
        <w:r>
          <w:t xml:space="preserve">.</w:t>
        </w:r>
      </w:ins>
    </w:p>
    <w:bookmarkStart w:id="12" w:name="exm-repetition-code-distance"/>
    <w:p>
      <w:pPr>
        <w:pStyle w:val="BodyText"/>
      </w:pPr>
      <w:ins w:id="184" w:author="PR Preview" w:date="2026-01-01T00:00:00Z">
        <w:r>
          <w:rPr>
            <w:b/>
            <w:bCs/>
          </w:rPr>
          <w:t xml:space="preserve">Example 1 (The repetition code corrects one error)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The binary repetition code sends each bit three times:</w:t>
        </w:r>
      </w:ins>
      <w:ins w:id="187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and</w:t>
        </w:r>
      </w:ins>
      <w:ins w:id="190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ins w:id="191" w:author="PR Preview" w:date="2026-01-01T00:00:00Z">
        <w:r>
          <w:t xml:space="preserve">.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Its minimum distance is</w:t>
        </w:r>
      </w:ins>
      <w:ins w:id="19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3</m:t>
        </m:r>
      </m:oMath>
      <w:ins w:id="195" w:author="PR Preview" w:date="2026-01-01T00:00:00Z">
        <w:r>
          <w:t xml:space="preserve">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so by</w:t>
        </w:r>
      </w:ins>
      <w:ins w:id="198" w:author="PR Preview" w:date="2026-01-01T00:00:00Z">
        <w:r>
          <w:t xml:space="preserve"> </w:t>
        </w:r>
      </w:ins>
      <w:hyperlink w:anchor="thm-distance-corrects-errors">
        <w:ins w:id="19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it corrects</w:t>
        </w:r>
      </w:ins>
      <w:ins w:id="20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1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error: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 received</w:t>
        </w:r>
      </w:ins>
      <w:ins w:id="207" w:author="PR Preview" w:date="2026-01-01T00:00:00Z">
        <w:r>
          <w:t xml:space="preserve"> </w:t>
        </w:r>
      </w:ins>
      <m:oMath>
        <m:r>
          <m:t>010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decodes to</w:t>
        </w:r>
      </w:ins>
      <w:ins w:id="210" w:author="PR Preview" w:date="2026-01-01T00:00:00Z">
        <w:r>
          <w:t xml:space="preserve"> </w:t>
        </w:r>
      </w:ins>
      <m:oMath>
        <m:r>
          <m:t>000</m:t>
        </m:r>
      </m:oMath>
      <w:ins w:id="211" w:author="PR Preview" w:date="2026-01-01T00:00:00Z">
        <w:r>
          <w:t xml:space="preserve">, the codeword it is nearest to.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The price is the rate,</w:t>
        </w:r>
      </w:ins>
      <w:ins w:id="21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ins w:id="215" w:author="PR Preview" w:date="2026-01-01T00:00:00Z">
        <w:r>
          <w:t xml:space="preserve">.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MacKay (2003, chap. 1)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calls this code</w:t>
        </w:r>
      </w:ins>
      <w:ins w:id="220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3</m:t>
            </m:r>
          </m:sub>
        </m:sSub>
      </m:oMath>
      <w:ins w:id="221" w:author="PR Preview" w:date="2026-01-01T00:00:00Z">
        <w:r>
          <w:t xml:space="preserve">.</w:t>
        </w:r>
      </w:ins>
    </w:p>
    <w:bookmarkEnd w:id="12"/>
    <w:bookmarkStart w:id="14" w:name="rem-shannon-vs-hamming"/>
    <w:p>
      <w:pPr>
        <w:pStyle w:val="BodyText"/>
      </w:pPr>
      <w:ins w:id="222" w:author="PR Preview" w:date="2026-01-01T00:00:00Z">
        <w:r>
          <w:rPr>
            <w:i/>
            <w:iCs/>
          </w:rPr>
          <w:t xml:space="preserve">Remark 1</w:t>
        </w:r>
      </w:ins>
      <w:ins w:id="223" w:author="PR Preview" w:date="2026-01-01T00:00:00Z">
        <w:r>
          <w:t xml:space="preserve"> (Random errors and worst-case errors). </w:t>
        </w:r>
      </w:ins>
      <w:hyperlink r:id="rId13">
        <w:ins w:id="224" w:author="PR Preview" w:date="2026-01-01T00:00:00Z">
          <w:r>
            <w:rPr>
              <w:rStyle w:val="Hyperlink"/>
            </w:rPr>
            <w:t xml:space="preserve">Source coding</w:t>
          </w:r>
        </w:ins>
      </w:hyperlink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removes redundancy from a message;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error-correcting codes add redundancy back, in a controlled way,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so that the receiver can undo errors.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Shannon (1948)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modeled errors as random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and found the highest rate at which a code can make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the probability of a decoding error as small as wanted.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The codes on this page instead guard against any pattern of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up to</w:t>
        </w:r>
      </w:ins>
      <w:ins w:id="243" w:author="PR Preview" w:date="2026-01-01T00:00:00Z">
        <w:r>
          <w:t xml:space="preserve"> </w:t>
        </w:r>
      </w:ins>
      <m:oMath>
        <m:r>
          <m:t>t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errors, however they arise,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which is the model complexity theory uses.</w:t>
        </w:r>
      </w:ins>
    </w:p>
    <w:bookmarkEnd w:id="14"/>
    <w:bookmarkEnd w:id="15"/>
    <w:bookmarkStart w:id="20" w:name="sec-linear-codes"/>
    <w:p>
      <w:pPr>
        <w:pStyle w:val="Heading2"/>
      </w:pPr>
      <w:ins w:id="248" w:author="PR Preview" w:date="2026-01-01T00:00:00Z">
        <w:r>
          <w:t xml:space="preserve">2 Linear codes</w:t>
        </w:r>
      </w:ins>
    </w:p>
    <w:bookmarkStart w:id="16" w:name="def-linear-code"/>
    <w:p>
      <w:pPr>
        <w:pStyle w:val="FirstParagraph"/>
      </w:pPr>
      <w:ins w:id="249" w:author="PR Preview" w:date="2026-01-01T00:00:00Z">
        <w:r>
          <w:rPr>
            <w:b/>
            <w:bCs/>
          </w:rPr>
          <w:t xml:space="preserve">Definition 3 (Linear code)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Let the alphabet be a finite field</w:t>
        </w:r>
      </w:ins>
      <w:ins w:id="252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ins w:id="253" w:author="PR Preview" w:date="2026-01-01T00:00:00Z">
        <w:r>
          <w:t xml:space="preserve">,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such as</w:t>
        </w:r>
      </w:ins>
      <w:ins w:id="256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with addition and multiplication modulo 2.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A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rPr>
            <w:b/>
            <w:bCs/>
          </w:rPr>
          <w:t xml:space="preserve">linear code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is a</w:t>
        </w:r>
      </w:ins>
      <w:ins w:id="265" w:author="PR Preview" w:date="2026-01-01T00:00:00Z">
        <w:r>
          <w:t xml:space="preserve"> </w:t>
        </w:r>
      </w:ins>
      <w:hyperlink w:anchor="def-block-code">
        <w:ins w:id="266" w:author="PR Preview" w:date="2026-01-01T00:00:00Z">
          <w:r>
            <w:rPr>
              <w:rStyle w:val="Hyperlink"/>
            </w:rPr>
            <w:t xml:space="preserve">block code</w:t>
          </w:r>
        </w:ins>
      </w:hyperlink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whose set of codewords</w:t>
        </w:r>
      </w:ins>
      <w:ins w:id="269" w:author="PR Preview" w:date="2026-01-01T00:00:00Z">
        <w:r>
          <w:t xml:space="preserve"> </w:t>
        </w:r>
      </w:ins>
      <m:oMath>
        <m:r>
          <m:t>C</m:t>
        </m:r>
      </m:oMath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is a</w:t>
        </w:r>
      </w:ins>
      <w:ins w:id="272" w:author="PR Preview" w:date="2026-01-01T00:00:00Z">
        <w:r>
          <w:t xml:space="preserve"> </w:t>
        </w:r>
      </w:ins>
      <m:oMath>
        <m:r>
          <m:t>k</m:t>
        </m:r>
      </m:oMath>
      <w:ins w:id="273" w:author="PR Preview" w:date="2026-01-01T00:00:00Z">
        <w:r>
          <w:t xml:space="preserve">-dimensional subspace of</w:t>
        </w:r>
      </w:ins>
      <w:ins w:id="274" w:author="PR Preview" w:date="2026-01-01T00:00:00Z">
        <w:r>
          <w:t xml:space="preserve"> </w:t>
        </w:r>
      </w:ins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ins w:id="275" w:author="PR Preview" w:date="2026-01-01T00:00:00Z">
        <w:r>
          <w:t xml:space="preserve">.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One way to describe it is by a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rPr>
            <w:b/>
            <w:bCs/>
          </w:rPr>
          <w:t xml:space="preserve">parity-check matrix</w:t>
        </w:r>
      </w:ins>
      <w:ins w:id="280" w:author="PR Preview" w:date="2026-01-01T00:00:00Z">
        <w:r>
          <w:t xml:space="preserve">: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an</w:t>
        </w:r>
      </w:ins>
      <w:ins w:id="2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matrix</w:t>
        </w:r>
      </w:ins>
      <w:ins w:id="286" w:author="PR Preview" w:date="2026-01-01T00:00:00Z">
        <w:r>
          <w:t xml:space="preserve"> </w:t>
        </w:r>
      </w:ins>
      <m:oMath>
        <m:r>
          <m:t>H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of rank</w:t>
        </w:r>
      </w:ins>
      <w:ins w:id="28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k</m:t>
        </m:r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with</w:t>
        </w:r>
      </w:ins>
      <w:ins w:id="29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  <m:r>
          <m:rPr>
            <m:sty m:val="p"/>
          </m:rPr>
          <m:t>:</m:t>
        </m:r>
        <m:r>
          <m:t>H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ins w:id="293" w:author="PR Preview" w:date="2026-01-01T00:00:00Z">
        <w:r>
          <w:t xml:space="preserve">,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where</w:t>
        </w:r>
      </w:ins>
      <w:ins w:id="296" w:author="PR Preview" w:date="2026-01-01T00:00:00Z">
        <w:r>
          <w:t xml:space="preserve"> </w:t>
        </w:r>
      </w:ins>
      <m:oMath>
        <m:r>
          <m:t>y</m:t>
        </m:r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is treated as a column vector.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A linear code with block length</w:t>
        </w:r>
      </w:ins>
      <w:ins w:id="301" w:author="PR Preview" w:date="2026-01-01T00:00:00Z">
        <w:r>
          <w:t xml:space="preserve"> </w:t>
        </w:r>
      </w:ins>
      <m:oMath>
        <m:r>
          <m:t>n</m:t>
        </m:r>
      </m:oMath>
      <w:ins w:id="302" w:author="PR Preview" w:date="2026-01-01T00:00:00Z">
        <w:r>
          <w:t xml:space="preserve">, dimension</w:t>
        </w:r>
      </w:ins>
      <w:ins w:id="303" w:author="PR Preview" w:date="2026-01-01T00:00:00Z">
        <w:r>
          <w:t xml:space="preserve"> </w:t>
        </w:r>
      </w:ins>
      <m:oMath>
        <m:r>
          <m:t>k</m:t>
        </m:r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and</w:t>
        </w:r>
      </w:ins>
      <w:ins w:id="306" w:author="PR Preview" w:date="2026-01-01T00:00:00Z">
        <w:r>
          <w:t xml:space="preserve"> </w:t>
        </w:r>
      </w:ins>
      <w:hyperlink w:anchor="def-hamming-distance">
        <w:ins w:id="307" w:author="PR Preview" w:date="2026-01-01T00:00:00Z">
          <w:r>
            <w:rPr>
              <w:rStyle w:val="Hyperlink"/>
            </w:rPr>
            <w:t xml:space="preserve">minimum distance</w:t>
          </w:r>
        </w:ins>
      </w:hyperlink>
      <w:ins w:id="308" w:author="PR Preview" w:date="2026-01-01T00:00:00Z">
        <w:r>
          <w:t xml:space="preserve"> </w:t>
        </w:r>
      </w:ins>
      <m:oMath>
        <m:r>
          <m:t>d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is called an</w:t>
        </w:r>
      </w:ins>
      <w:ins w:id="31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d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code.</w:t>
        </w:r>
      </w:ins>
    </w:p>
    <w:bookmarkEnd w:id="16"/>
    <w:bookmarkStart w:id="17" w:name="def-weight"/>
    <w:p>
      <w:pPr>
        <w:pStyle w:val="BodyText"/>
      </w:pPr>
      <w:ins w:id="314" w:author="PR Preview" w:date="2026-01-01T00:00:00Z">
        <w:r>
          <w:rPr>
            <w:b/>
            <w:bCs/>
          </w:rPr>
          <w:t xml:space="preserve">Definition 4 (Weight)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The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rPr>
            <w:b/>
            <w:bCs/>
          </w:rPr>
          <w:t xml:space="preserve">weight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of a string</w:t>
        </w:r>
      </w:ins>
      <w:ins w:id="32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is its number of nonzero symbols.</w:t>
        </w:r>
      </w:ins>
    </w:p>
    <w:bookmarkEnd w:id="17"/>
    <w:bookmarkStart w:id="18" w:name="rem-linear-code-weight"/>
    <w:p>
      <w:pPr>
        <w:pStyle w:val="BodyText"/>
      </w:pPr>
      <w:ins w:id="324" w:author="PR Preview" w:date="2026-01-01T00:00:00Z">
        <w:r>
          <w:rPr>
            <w:i/>
            <w:iCs/>
          </w:rPr>
          <w:t xml:space="preserve">Remark 2</w:t>
        </w:r>
      </w:ins>
      <w:ins w:id="325" w:author="PR Preview" w:date="2026-01-01T00:00:00Z">
        <w:r>
          <w:t xml:space="preserve"> (The minimum distance of a linear code is its smallest nonzero weight). </w:t>
        </w:r>
      </w:ins>
      <w:ins w:id="326" w:author="PR Preview" w:date="2026-01-01T00:00:00Z">
        <w:r>
          <w:t xml:space="preserve">For codewords</w:t>
        </w:r>
      </w:ins>
      <w:ins w:id="32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of a</w:t>
        </w:r>
      </w:ins>
      <w:ins w:id="330" w:author="PR Preview" w:date="2026-01-01T00:00:00Z">
        <w:r>
          <w:t xml:space="preserve"> </w:t>
        </w:r>
      </w:ins>
      <w:hyperlink w:anchor="def-linear-code">
        <w:ins w:id="331" w:author="PR Preview" w:date="2026-01-01T00:00:00Z">
          <w:r>
            <w:rPr>
              <w:rStyle w:val="Hyperlink"/>
            </w:rPr>
            <w:t xml:space="preserve">linear code</w:t>
          </w:r>
        </w:ins>
      </w:hyperlink>
      <w:ins w:id="332" w:author="PR Preview" w:date="2026-01-01T00:00:00Z">
        <w:r>
          <w:t xml:space="preserve">,</w:t>
        </w:r>
      </w:ins>
      <w:ins w:id="333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is the</w:t>
        </w:r>
      </w:ins>
      <w:ins w:id="336" w:author="PR Preview" w:date="2026-01-01T00:00:00Z">
        <w:r>
          <w:t xml:space="preserve"> </w:t>
        </w:r>
      </w:ins>
      <w:hyperlink w:anchor="def-weight">
        <w:ins w:id="337" w:author="PR Preview" w:date="2026-01-01T00:00:00Z">
          <w:r>
            <w:rPr>
              <w:rStyle w:val="Hyperlink"/>
            </w:rPr>
            <w:t xml:space="preserve">weight</w:t>
          </w:r>
        </w:ins>
      </w:hyperlink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of</w:t>
        </w:r>
      </w:ins>
      <w:ins w:id="34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341" w:author="PR Preview" w:date="2026-01-01T00:00:00Z">
        <w:r>
          <w:t xml:space="preserve">,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which is itself a nonzero codeword.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So the minimum distance is the smallest weight of a nonzero codeword.</w:t>
        </w:r>
      </w:ins>
    </w:p>
    <w:bookmarkEnd w:id="18"/>
    <w:bookmarkStart w:id="19" w:name="exm-hamming-code"/>
    <w:p>
      <w:pPr>
        <w:pStyle w:val="BodyText"/>
      </w:pPr>
      <w:ins w:id="346" w:author="PR Preview" w:date="2026-01-01T00:00:00Z">
        <w:r>
          <w:rPr>
            <w:b/>
            <w:bCs/>
          </w:rPr>
          <w:t xml:space="preserve">Example 2 (The (7,4) Hamming code)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Let</w:t>
        </w:r>
      </w:ins>
      <w:ins w:id="349" w:author="PR Preview" w:date="2026-01-01T00:00:00Z">
        <w:r>
          <w:t xml:space="preserve"> </w:t>
        </w:r>
      </w:ins>
      <m:oMath>
        <m:r>
          <m:t>H</m:t>
        </m:r>
      </m:oMath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be the</w:t>
        </w:r>
      </w:ins>
      <w:ins w:id="352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7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binary matrix whose</w:t>
        </w:r>
      </w:ins>
      <w:ins w:id="355" w:author="PR Preview" w:date="2026-01-01T00:00:00Z">
        <w:r>
          <w:t xml:space="preserve"> </w:t>
        </w:r>
      </w:ins>
      <m:oMath>
        <m:r>
          <m:t>j</m:t>
        </m:r>
      </m:oMath>
      <w:ins w:id="356" w:author="PR Preview" w:date="2026-01-01T00:00:00Z">
        <w:r>
          <w:t xml:space="preserve">th column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is the number</w:t>
        </w:r>
      </w:ins>
      <w:ins w:id="359" w:author="PR Preview" w:date="2026-01-01T00:00:00Z">
        <w:r>
          <w:t xml:space="preserve"> </w:t>
        </w:r>
      </w:ins>
      <m:oMath>
        <m:r>
          <m:t>j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written in binary, most significant digit on top: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62" w:author="PR Preview" w:date="2026-01-01T00:00:00Z">
        <w:r>
          <w:t xml:space="preserve">Columns 1, 2 and 4 of</w:t>
        </w:r>
      </w:ins>
      <w:ins w:id="363" w:author="PR Preview" w:date="2026-01-01T00:00:00Z">
        <w:r>
          <w:t xml:space="preserve"> </w:t>
        </w:r>
      </w:ins>
      <m:oMath>
        <m:r>
          <m:t>H</m:t>
        </m:r>
      </m:oMath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are the three unit vectors, so</w:t>
        </w:r>
      </w:ins>
      <w:ins w:id="366" w:author="PR Preview" w:date="2026-01-01T00:00:00Z">
        <w:r>
          <w:t xml:space="preserve"> </w:t>
        </w:r>
      </w:ins>
      <m:oMath>
        <m:r>
          <m:t>H</m:t>
        </m:r>
      </m:oMath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has rank 3.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Taking</w:t>
        </w:r>
      </w:ins>
      <w:ins w:id="371" w:author="PR Preview" w:date="2026-01-01T00:00:00Z">
        <w:r>
          <w:t xml:space="preserve"> </w:t>
        </w:r>
      </w:ins>
      <m:oMath>
        <m:r>
          <m:t>H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as the parity-check matrix therefore gives a</w:t>
        </w:r>
      </w:ins>
      <w:ins w:id="374" w:author="PR Preview" w:date="2026-01-01T00:00:00Z">
        <w:r>
          <w:t xml:space="preserve"> </w:t>
        </w:r>
      </w:ins>
      <w:hyperlink w:anchor="def-linear-code">
        <w:ins w:id="375" w:author="PR Preview" w:date="2026-01-01T00:00:00Z">
          <w:r>
            <w:rPr>
              <w:rStyle w:val="Hyperlink"/>
            </w:rPr>
            <w:t xml:space="preserve">linear code</w:t>
          </w:r>
        </w:ins>
      </w:hyperlink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of dimension</w:t>
        </w:r>
      </w:ins>
      <w:ins w:id="37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ins w:id="379" w:author="PR Preview" w:date="2026-01-01T00:00:00Z">
        <w:r>
          <w:t xml:space="preserve">, with</w:t>
        </w:r>
      </w:ins>
      <w:ins w:id="380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codewords.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The weight argument of</w:t>
        </w:r>
      </w:ins>
      <w:ins w:id="385" w:author="PR Preview" w:date="2026-01-01T00:00:00Z">
        <w:r>
          <w:t xml:space="preserve"> </w:t>
        </w:r>
      </w:ins>
      <w:hyperlink w:anchor="rem-linear-code-weight">
        <w:ins w:id="386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gives</w:t>
        </w:r>
      </w:ins>
      <w:ins w:id="38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3</m:t>
        </m:r>
      </m:oMath>
      <w:ins w:id="39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2"/>
        </w:numPr>
      </w:pPr>
      <w:ins w:id="391" w:author="PR Preview" w:date="2026-01-01T00:00:00Z">
        <w:r>
          <w:t xml:space="preserve">No codeword has weight 1, because no column of</w:t>
        </w:r>
      </w:ins>
      <w:ins w:id="392" w:author="PR Preview" w:date="2026-01-01T00:00:00Z">
        <w:r>
          <w:t xml:space="preserve"> </w:t>
        </w:r>
      </w:ins>
      <m:oMath>
        <m:r>
          <m:t>H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is zero.</w:t>
        </w:r>
      </w:ins>
    </w:p>
    <w:p>
      <w:pPr>
        <w:pStyle w:val="Compact"/>
        <w:numPr>
          <w:ilvl w:val="0"/>
          <w:numId w:val="1002"/>
        </w:numPr>
      </w:pPr>
      <w:ins w:id="395" w:author="PR Preview" w:date="2026-01-01T00:00:00Z">
        <w:r>
          <w:t xml:space="preserve">No codeword has weight 2, because no two columns of</w:t>
        </w:r>
      </w:ins>
      <w:ins w:id="396" w:author="PR Preview" w:date="2026-01-01T00:00:00Z">
        <w:r>
          <w:t xml:space="preserve"> </w:t>
        </w:r>
      </w:ins>
      <m:oMath>
        <m:r>
          <m:t>H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are equal,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so no two add to zero.</w:t>
        </w:r>
      </w:ins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is a codeword of weight 3, because columns 1, 2 and 3 add to zero.</w:t>
        </w:r>
      </w:ins>
    </w:p>
    <w:p>
      <w:pPr>
        <w:pStyle w:val="FirstParagraph"/>
      </w:pPr>
      <w:ins w:id="403" w:author="PR Preview" w:date="2026-01-01T00:00:00Z">
        <w:r>
          <w:t xml:space="preserve">So this is a</w:t>
        </w:r>
      </w:ins>
      <w:ins w:id="40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  <m:sSub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</m:sSub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code.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It corrects one error, like the</w:t>
        </w:r>
      </w:ins>
      <w:ins w:id="409" w:author="PR Preview" w:date="2026-01-01T00:00:00Z">
        <w:r>
          <w:t xml:space="preserve"> </w:t>
        </w:r>
      </w:ins>
      <w:hyperlink w:anchor="exm-repetition-code-distance">
        <w:ins w:id="410" w:author="PR Preview" w:date="2026-01-01T00:00:00Z">
          <w:r>
            <w:rPr>
              <w:rStyle w:val="Hyperlink"/>
            </w:rPr>
            <w:t xml:space="preserve">repetition code</w:t>
          </w:r>
        </w:ins>
      </w:hyperlink>
      <w:ins w:id="411" w:author="PR Preview" w:date="2026-01-01T00:00:00Z">
        <w:r>
          <w:t xml:space="preserve">,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at rate</w:t>
        </w:r>
      </w:ins>
      <w:ins w:id="414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/</m:t>
        </m:r>
        <m:r>
          <m:t>7</m:t>
        </m:r>
      </m:oMath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instead of</w:t>
        </w:r>
      </w:ins>
      <w:ins w:id="41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3</m:t>
        </m:r>
      </m:oMath>
      <w:ins w:id="418" w:author="PR Preview" w:date="2026-01-01T00:00:00Z">
        <w:r>
          <w:t xml:space="preserve">.</w:t>
        </w:r>
      </w:ins>
    </w:p>
    <w:p>
      <w:pPr>
        <w:pStyle w:val="BodyText"/>
      </w:pPr>
      <w:ins w:id="419" w:author="PR Preview" w:date="2026-01-01T00:00:00Z">
        <w:r>
          <w:t xml:space="preserve">Decoding is direct.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If the codeword</w:t>
        </w:r>
      </w:ins>
      <w:ins w:id="422" w:author="PR Preview" w:date="2026-01-01T00:00:00Z">
        <w:r>
          <w:t xml:space="preserve"> </w:t>
        </w:r>
      </w:ins>
      <m:oMath>
        <m:r>
          <m:t>c</m:t>
        </m:r>
      </m:oMath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arrives with an error in position</w:t>
        </w:r>
      </w:ins>
      <w:ins w:id="425" w:author="PR Preview" w:date="2026-01-01T00:00:00Z">
        <w:r>
          <w:t xml:space="preserve"> </w:t>
        </w:r>
      </w:ins>
      <m:oMath>
        <m:r>
          <m:t>j</m:t>
        </m:r>
      </m:oMath>
      <w:ins w:id="426" w:author="PR Preview" w:date="2026-01-01T00:00:00Z">
        <w:r>
          <w:t xml:space="preserve">,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the received word is</w:t>
        </w:r>
      </w:ins>
      <w:ins w:id="42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ins w:id="430" w:author="PR Preview" w:date="2026-01-01T00:00:00Z">
        <w:r>
          <w:t xml:space="preserve">,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where</w:t>
        </w:r>
      </w:ins>
      <w:ins w:id="433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j</m:t>
            </m:r>
          </m:sub>
        </m:sSub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has a 1 in position</w:t>
        </w:r>
      </w:ins>
      <w:ins w:id="436" w:author="PR Preview" w:date="2026-01-01T00:00:00Z">
        <w:r>
          <w:t xml:space="preserve"> </w:t>
        </w:r>
      </w:ins>
      <m:oMath>
        <m:r>
          <m:t>j</m:t>
        </m:r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only, and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439" w:author="PR Preview" w:date="2026-01-01T00:00:00Z">
        <w:r>
          <w:t xml:space="preserve">which is</w:t>
        </w:r>
      </w:ins>
      <w:ins w:id="440" w:author="PR Preview" w:date="2026-01-01T00:00:00Z">
        <w:r>
          <w:t xml:space="preserve"> </w:t>
        </w:r>
      </w:ins>
      <m:oMath>
        <m:r>
          <m:t>j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in binary.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For example, if</w:t>
        </w:r>
      </w:ins>
      <w:ins w:id="44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0101010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arrives as</w:t>
        </w:r>
      </w:ins>
      <w:ins w:id="44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0101110</m:t>
        </m:r>
      </m:oMath>
      <w:ins w:id="449" w:author="PR Preview" w:date="2026-01-01T00:00:00Z">
        <w:r>
          <w:t xml:space="preserve">,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then</w:t>
        </w:r>
      </w:ins>
      <w:ins w:id="452" w:author="PR Preview" w:date="2026-01-01T00:00:00Z">
        <w:r>
          <w:t xml:space="preserve"> </w:t>
        </w:r>
      </w:ins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53" w:author="PR Preview" w:date="2026-01-01T00:00:00Z">
        <w:r>
          <w:t xml:space="preserve">, which is 5 in binary,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so the decoder flips position 5.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MacKay (2003, sec. 1.2)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builds the same code from parity checks,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with its positions in a different order.</w:t>
        </w:r>
      </w:ins>
    </w:p>
    <w:bookmarkEnd w:id="19"/>
    <w:bookmarkEnd w:id="20"/>
    <w:bookmarkStart w:id="25" w:name="sec-reed-solomon"/>
    <w:p>
      <w:pPr>
        <w:pStyle w:val="Heading2"/>
      </w:pPr>
      <w:ins w:id="462" w:author="PR Preview" w:date="2026-01-01T00:00:00Z">
        <w:r>
          <w:t xml:space="preserve">3 Reed–Solomon codes</w:t>
        </w:r>
      </w:ins>
    </w:p>
    <w:bookmarkStart w:id="21" w:name="thm-singleton-bound"/>
    <w:p>
      <w:pPr>
        <w:pStyle w:val="FirstParagraph"/>
      </w:pPr>
      <w:ins w:id="463" w:author="PR Preview" w:date="2026-01-01T00:00:00Z">
        <w:r>
          <w:rPr>
            <w:b/>
            <w:bCs/>
          </w:rPr>
          <w:t xml:space="preserve">Theorem 2 (Singleton bound)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Every</w:t>
        </w:r>
      </w:ins>
      <w:ins w:id="466" w:author="PR Preview" w:date="2026-01-01T00:00:00Z">
        <w:r>
          <w:t xml:space="preserve"> </w:t>
        </w:r>
      </w:ins>
      <w:hyperlink w:anchor="def-block-code">
        <w:ins w:id="467" w:author="PR Preview" w:date="2026-01-01T00:00:00Z">
          <w:r>
            <w:rPr>
              <w:rStyle w:val="Hyperlink"/>
            </w:rPr>
            <w:t xml:space="preserve">block code</w:t>
          </w:r>
        </w:ins>
      </w:hyperlink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over an alphabet of</w:t>
        </w:r>
      </w:ins>
      <w:ins w:id="470" w:author="PR Preview" w:date="2026-01-01T00:00:00Z">
        <w:r>
          <w:t xml:space="preserve"> </w:t>
        </w:r>
      </w:ins>
      <m:oMath>
        <m:r>
          <m:t>q</m:t>
        </m:r>
      </m:oMath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symbols,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with message length</w:t>
        </w:r>
      </w:ins>
      <w:ins w:id="475" w:author="PR Preview" w:date="2026-01-01T00:00:00Z">
        <w:r>
          <w:t xml:space="preserve"> </w:t>
        </w:r>
      </w:ins>
      <m:oMath>
        <m:r>
          <m:t>k</m:t>
        </m:r>
      </m:oMath>
      <w:ins w:id="476" w:author="PR Preview" w:date="2026-01-01T00:00:00Z">
        <w:r>
          <w:t xml:space="preserve">, block length</w:t>
        </w:r>
      </w:ins>
      <w:ins w:id="477" w:author="PR Preview" w:date="2026-01-01T00:00:00Z">
        <w:r>
          <w:t xml:space="preserve"> </w:t>
        </w:r>
      </w:ins>
      <m:oMath>
        <m:r>
          <m:t>n</m:t>
        </m:r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and</w:t>
        </w:r>
      </w:ins>
      <w:ins w:id="480" w:author="PR Preview" w:date="2026-01-01T00:00:00Z">
        <w:r>
          <w:t xml:space="preserve"> </w:t>
        </w:r>
      </w:ins>
      <w:hyperlink w:anchor="def-hamming-distance">
        <w:ins w:id="481" w:author="PR Preview" w:date="2026-01-01T00:00:00Z">
          <w:r>
            <w:rPr>
              <w:rStyle w:val="Hyperlink"/>
            </w:rPr>
            <w:t xml:space="preserve">minimum distance</w:t>
          </w:r>
        </w:ins>
      </w:hyperlink>
      <w:ins w:id="482" w:author="PR Preview" w:date="2026-01-01T00:00:00Z">
        <w:r>
          <w:t xml:space="preserve"> </w:t>
        </w:r>
      </w:ins>
      <m:oMath>
        <m:r>
          <m:t>d</m:t>
        </m:r>
      </m:oMath>
      <w:ins w:id="483" w:author="PR Preview" w:date="2026-01-01T00:00:00Z">
        <w:r>
          <w:t xml:space="preserve">,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satisfies</w:t>
        </w:r>
      </w:ins>
      <w:ins w:id="48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487" w:author="PR Preview" w:date="2026-01-01T00:00:00Z">
        <w:r>
          <w:t xml:space="preserve">.</w:t>
        </w:r>
      </w:ins>
    </w:p>
    <w:bookmarkEnd w:id="21"/>
    <w:p>
      <w:pPr>
        <w:pStyle w:val="BodyText"/>
      </w:pPr>
      <w:ins w:id="488" w:author="PR Preview" w:date="2026-01-01T00:00:00Z">
        <w:r>
          <w:rPr>
            <w:i/>
            <w:iCs/>
          </w:rPr>
          <w:t xml:space="preserve">Proof</w:t>
        </w:r>
      </w:ins>
      <w:ins w:id="489" w:author="PR Preview" w:date="2026-01-01T00:00:00Z">
        <w:r>
          <w:t xml:space="preserve">. </w:t>
        </w:r>
      </w:ins>
      <w:ins w:id="490" w:author="PR Preview" w:date="2026-01-01T00:00:00Z">
        <w:r>
          <w:t xml:space="preserve">Delete the last</w:t>
        </w:r>
      </w:ins>
      <w:ins w:id="49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−</m:t>
        </m:r>
        <m:r>
          <m:t>1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symbols of every codeword.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Two different codewords differ in at least</w:t>
        </w:r>
      </w:ins>
      <w:ins w:id="496" w:author="PR Preview" w:date="2026-01-01T00:00:00Z">
        <w:r>
          <w:t xml:space="preserve"> </w:t>
        </w:r>
      </w:ins>
      <m:oMath>
        <m:r>
          <m:t>d</m:t>
        </m:r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positions,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so they still differ in one of the first</w:t>
        </w:r>
      </w:ins>
      <w:ins w:id="50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positions.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So the</w:t>
        </w:r>
      </w:ins>
      <w:ins w:id="506" w:author="PR Preview" w:date="2026-01-01T00:00:00Z">
        <w:r>
          <w:t xml:space="preserve"> </w:t>
        </w:r>
      </w:ins>
      <m:oMath>
        <m:sSup>
          <m:e>
            <m:r>
              <m:t>q</m:t>
            </m:r>
          </m:e>
          <m:sup>
            <m:r>
              <m:t>k</m:t>
            </m:r>
          </m:sup>
        </m:sSup>
      </m:oMath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codewords stay distinct as strings of length</w:t>
        </w:r>
      </w:ins>
      <w:ins w:id="50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ins w:id="510" w:author="PR Preview" w:date="2026-01-01T00:00:00Z">
        <w:r>
          <w:t xml:space="preserve">,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of which there are</w:t>
        </w:r>
      </w:ins>
      <w:ins w:id="513" w:author="PR Preview" w:date="2026-01-01T00:00:00Z">
        <w:r>
          <w:t xml:space="preserve"> </w:t>
        </w:r>
      </w:ins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514" w:author="PR Preview" w:date="2026-01-01T00:00:00Z">
        <w:r>
          <w:t xml:space="preserve">.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Hence</w:t>
        </w:r>
      </w:ins>
      <w:ins w:id="517" w:author="PR Preview" w:date="2026-01-01T00:00:00Z">
        <w:r>
          <w:t xml:space="preserve"> </w:t>
        </w:r>
      </w:ins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518" w:author="PR Preview" w:date="2026-01-01T00:00:00Z">
        <w:r>
          <w:t xml:space="preserve">, that is,</w:t>
        </w:r>
      </w:ins>
      <w:ins w:id="51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ins w:id="520" w:author="PR Preview" w:date="2026-01-01T00:00:00Z">
        <w:r>
          <w:t xml:space="preserve">.</w:t>
        </w:r>
      </w:ins>
    </w:p>
    <w:bookmarkStart w:id="22" w:name="def-reed-solomon-code"/>
    <w:p>
      <w:pPr>
        <w:pStyle w:val="BodyText"/>
      </w:pPr>
      <w:ins w:id="521" w:author="PR Preview" w:date="2026-01-01T00:00:00Z">
        <w:r>
          <w:rPr>
            <w:b/>
            <w:bCs/>
          </w:rPr>
          <w:t xml:space="preserve">Definition 5 (Reed–Solomon code)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Let</w:t>
        </w:r>
      </w:ins>
      <w:ins w:id="524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be a finite field, let</w:t>
        </w:r>
      </w:ins>
      <w:ins w:id="52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ins w:id="528" w:author="PR Preview" w:date="2026-01-01T00:00:00Z">
        <w:r>
          <w:t xml:space="preserve">,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and fix</w:t>
        </w:r>
      </w:ins>
      <w:ins w:id="531" w:author="PR Preview" w:date="2026-01-01T00:00:00Z">
        <w:r>
          <w:t xml:space="preserve"> </w:t>
        </w:r>
      </w:ins>
      <m:oMath>
        <m:r>
          <m:t>n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distinct points</w:t>
        </w:r>
      </w:ins>
      <w:ins w:id="53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ins w:id="535" w:author="PR Preview" w:date="2026-01-01T00:00:00Z">
        <w:r>
          <w:t xml:space="preserve">.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The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rPr>
            <w:b/>
            <w:bCs/>
          </w:rPr>
          <w:t xml:space="preserve">Reed–Solomon code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sends a message</w:t>
        </w:r>
      </w:ins>
      <w:ins w:id="54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to the values of the polynomial</w:t>
        </w:r>
      </w:ins>
      <w:ins w:id="54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at the</w:t>
        </w:r>
      </w:ins>
      <w:ins w:id="548" w:author="PR Preview" w:date="2026-01-01T00:00:00Z">
        <w:r>
          <w:t xml:space="preserve"> </w:t>
        </w:r>
      </w:ins>
      <m:oMath>
        <m:r>
          <m:t>n</m:t>
        </m:r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points: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51" w:author="PR Preview" w:date="2026-01-01T00:00:00Z">
        <w:r>
          <w:t xml:space="preserve">Reed and Solomon (1960)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introduced these codes.</w:t>
        </w:r>
      </w:ins>
    </w:p>
    <w:bookmarkEnd w:id="22"/>
    <w:bookmarkStart w:id="23" w:name="thm-reed-solomon-distance"/>
    <w:p>
      <w:pPr>
        <w:pStyle w:val="BodyText"/>
      </w:pPr>
      <w:ins w:id="554" w:author="PR Preview" w:date="2026-01-01T00:00:00Z">
        <w:r>
          <w:rPr>
            <w:b/>
            <w:bCs/>
          </w:rPr>
          <w:t xml:space="preserve">Theorem 3 (Reed–Solomon codes meet the Singleton bound)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The</w:t>
        </w:r>
      </w:ins>
      <w:ins w:id="557" w:author="PR Preview" w:date="2026-01-01T00:00:00Z">
        <w:r>
          <w:t xml:space="preserve"> </w:t>
        </w:r>
      </w:ins>
      <w:hyperlink w:anchor="def-reed-solomon-code">
        <w:ins w:id="558" w:author="PR Preview" w:date="2026-01-01T00:00:00Z">
          <w:r>
            <w:rPr>
              <w:rStyle w:val="Hyperlink"/>
            </w:rPr>
            <w:t xml:space="preserve">Reed–Solomon code</w:t>
          </w:r>
        </w:ins>
      </w:hyperlink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is an</w:t>
        </w:r>
      </w:ins>
      <w:ins w:id="56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ins w:id="562" w:author="PR Preview" w:date="2026-01-01T00:00:00Z">
        <w:r>
          <w:t xml:space="preserve"> </w:t>
        </w:r>
      </w:ins>
      <w:hyperlink w:anchor="def-linear-code">
        <w:ins w:id="563" w:author="PR Preview" w:date="2026-01-01T00:00:00Z">
          <w:r>
            <w:rPr>
              <w:rStyle w:val="Hyperlink"/>
            </w:rPr>
            <w:t xml:space="preserve">linear code</w:t>
          </w:r>
        </w:ins>
      </w:hyperlink>
      <w:ins w:id="564" w:author="PR Preview" w:date="2026-01-01T00:00:00Z">
        <w:r>
          <w:t xml:space="preserve">.</w:t>
        </w:r>
      </w:ins>
    </w:p>
    <w:bookmarkEnd w:id="23"/>
    <w:p>
      <w:pPr>
        <w:pStyle w:val="BodyText"/>
      </w:pPr>
      <w:ins w:id="565" w:author="PR Preview" w:date="2026-01-01T00:00:00Z">
        <w:r>
          <w:rPr>
            <w:i/>
            <w:iCs/>
          </w:rPr>
          <w:t xml:space="preserve">Proof</w:t>
        </w:r>
      </w:ins>
      <w:ins w:id="566" w:author="PR Preview" w:date="2026-01-01T00:00:00Z">
        <w:r>
          <w:t xml:space="preserve">. </w:t>
        </w:r>
      </w:ins>
      <w:ins w:id="567" w:author="PR Preview" w:date="2026-01-01T00:00:00Z">
        <w:r>
          <w:t xml:space="preserve">The map</w:t>
        </w:r>
      </w:ins>
      <w:ins w:id="56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is linear, because</w:t>
        </w:r>
      </w:ins>
      <w:ins w:id="571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and</w:t>
        </w:r>
      </w:ins>
      <w:ins w:id="574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λ</m:t>
            </m:r>
            <m:r>
              <m:t>m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for every scalar</w:t>
        </w:r>
      </w:ins>
      <w:ins w:id="577" w:author="PR Preview" w:date="2026-01-01T00:00:00Z">
        <w:r>
          <w:t xml:space="preserve"> </w:t>
        </w:r>
      </w:ins>
      <m:oMath>
        <m:r>
          <m:t>λ</m:t>
        </m:r>
      </m:oMath>
      <w:ins w:id="578" w:author="PR Preview" w:date="2026-01-01T00:00:00Z">
        <w:r>
          <w:t xml:space="preserve">.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If</w:t>
        </w:r>
      </w:ins>
      <w:ins w:id="58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≠</m:t>
        </m:r>
        <m:r>
          <m:t>0</m:t>
        </m:r>
      </m:oMath>
      <w:ins w:id="582" w:author="PR Preview" w:date="2026-01-01T00:00:00Z">
        <w:r>
          <w:t xml:space="preserve">, then</w:t>
        </w:r>
      </w:ins>
      <w:ins w:id="583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m</m:t>
            </m:r>
          </m:sub>
        </m:sSub>
      </m:oMath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is a nonzero polynomial of degree at most</w:t>
        </w:r>
      </w:ins>
      <w:ins w:id="58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</m:oMath>
      <w:ins w:id="587" w:author="PR Preview" w:date="2026-01-01T00:00:00Z">
        <w:r>
          <w:t xml:space="preserve">,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so it has at most</w:t>
        </w:r>
      </w:ins>
      <w:ins w:id="59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</m:oMath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roots,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and</w:t>
        </w:r>
      </w:ins>
      <w:ins w:id="595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has at least</w:t>
        </w:r>
      </w:ins>
      <w:ins w:id="59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nonzero entries.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So</w:t>
        </w:r>
      </w:ins>
      <w:ins w:id="603" w:author="PR Preview" w:date="2026-01-01T00:00:00Z">
        <w:r>
          <w:t xml:space="preserve"> </w:t>
        </w:r>
      </w:ins>
      <m:oMath>
        <m:r>
          <m:t>E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is one-to-one, the codewords form a</w:t>
        </w:r>
      </w:ins>
      <w:ins w:id="606" w:author="PR Preview" w:date="2026-01-01T00:00:00Z">
        <w:r>
          <w:t xml:space="preserve"> </w:t>
        </w:r>
      </w:ins>
      <m:oMath>
        <m:r>
          <m:t>k</m:t>
        </m:r>
      </m:oMath>
      <w:ins w:id="607" w:author="PR Preview" w:date="2026-01-01T00:00:00Z">
        <w:r>
          <w:t xml:space="preserve">-dimensional subspace,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and by</w:t>
        </w:r>
      </w:ins>
      <w:ins w:id="610" w:author="PR Preview" w:date="2026-01-01T00:00:00Z">
        <w:r>
          <w:t xml:space="preserve"> </w:t>
        </w:r>
      </w:ins>
      <w:hyperlink w:anchor="rem-linear-code-weight">
        <w:ins w:id="611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the minimum distance is at least</w:t>
        </w:r>
      </w:ins>
      <w:ins w:id="61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615" w:author="PR Preview" w:date="2026-01-01T00:00:00Z">
        <w:r>
          <w:t xml:space="preserve">.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The</w:t>
        </w:r>
      </w:ins>
      <w:ins w:id="618" w:author="PR Preview" w:date="2026-01-01T00:00:00Z">
        <w:r>
          <w:t xml:space="preserve"> </w:t>
        </w:r>
      </w:ins>
      <w:hyperlink w:anchor="thm-singleton-bound">
        <w:ins w:id="619" w:author="PR Preview" w:date="2026-01-01T00:00:00Z">
          <w:r>
            <w:rPr>
              <w:rStyle w:val="Hyperlink"/>
            </w:rPr>
            <w:t xml:space="preserve">Singleton bound</w:t>
          </w:r>
        </w:ins>
      </w:hyperlink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says it is at most</w:t>
        </w:r>
      </w:ins>
      <w:ins w:id="62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623" w:author="PR Preview" w:date="2026-01-01T00:00:00Z">
        <w:r>
          <w:t xml:space="preserve">.</w:t>
        </w:r>
      </w:ins>
    </w:p>
    <w:bookmarkStart w:id="24" w:name="exm-reed-solomon"/>
    <w:p>
      <w:pPr>
        <w:pStyle w:val="BodyText"/>
      </w:pPr>
      <w:ins w:id="624" w:author="PR Preview" w:date="2026-01-01T00:00:00Z">
        <w:r>
          <w:rPr>
            <w:b/>
            <w:bCs/>
          </w:rPr>
          <w:t xml:space="preserve">Example 3 (A small Reed–Solomon code)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Take</w:t>
        </w:r>
      </w:ins>
      <w:ins w:id="627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ins w:id="628" w:author="PR Preview" w:date="2026-01-01T00:00:00Z">
        <w:r>
          <w:t xml:space="preserve">,</w:t>
        </w:r>
      </w:ins>
      <w:ins w:id="62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630" w:author="PR Preview" w:date="2026-01-01T00:00:00Z">
        <w:r>
          <w:t xml:space="preserve">, and the points</w:t>
        </w:r>
      </w:ins>
      <w:ins w:id="63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of</w:t>
        </w:r>
      </w:ins>
      <w:ins w:id="634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ins w:id="635" w:author="PR Preview" w:date="2026-01-01T00:00:00Z">
        <w:r>
          <w:t xml:space="preserve">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the integers modulo 5.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The message</w:t>
        </w:r>
      </w:ins>
      <w:ins w:id="64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gives the line</w:t>
        </w:r>
      </w:ins>
      <w:ins w:id="643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ins w:id="644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645" w:author="PR Preview" w:date="2026-01-01T00:00:00Z">
        <w:r>
          <w:t xml:space="preserve">since</w:t>
        </w:r>
      </w:ins>
      <w:ins w:id="646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ins w:id="647" w:author="PR Preview" w:date="2026-01-01T00:00:00Z">
        <w:r>
          <w:t xml:space="preserve">,</w:t>
        </w:r>
      </w:ins>
      <w:ins w:id="648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and</w:t>
        </w:r>
      </w:ins>
      <w:ins w:id="651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ins w:id="652" w:author="PR Preview" w:date="2026-01-01T00:00:00Z">
        <w:r>
          <w:t xml:space="preserve">.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By</w:t>
        </w:r>
      </w:ins>
      <w:ins w:id="655" w:author="PR Preview" w:date="2026-01-01T00:00:00Z">
        <w:r>
          <w:t xml:space="preserve"> </w:t>
        </w:r>
      </w:ins>
      <w:hyperlink w:anchor="thm-reed-solomon-distance">
        <w:ins w:id="65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the minimum distance is</w:t>
        </w:r>
      </w:ins>
      <w:ins w:id="659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ins w:id="660" w:author="PR Preview" w:date="2026-01-01T00:00:00Z">
        <w:r>
          <w:t xml:space="preserve">,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so the code corrects one error.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In terms of lines: with one error, the true line passes through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at least four of the five received values.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Any other line meets the true line in at most one point,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so it passes through at most two of the received values,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and the nearest codeword is the true line.</w:t>
        </w:r>
      </w:ins>
    </w:p>
    <w:bookmarkEnd w:id="24"/>
    <w:bookmarkEnd w:id="25"/>
    <w:bookmarkStart w:id="35" w:name="sec-codes-to-complexity"/>
    <w:p>
      <w:pPr>
        <w:pStyle w:val="Heading2"/>
      </w:pPr>
      <w:ins w:id="673" w:author="PR Preview" w:date="2026-01-01T00:00:00Z">
        <w:r>
          <w:t xml:space="preserve">4 From codes to complexity</w:t>
        </w:r>
      </w:ins>
    </w:p>
    <w:p>
      <w:pPr>
        <w:pStyle w:val="FirstParagraph"/>
      </w:pPr>
      <w:ins w:id="674" w:author="PR Preview" w:date="2026-01-01T00:00:00Z">
        <w:r>
          <w:t xml:space="preserve">Complexity theory uses codes that can be decoded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by reading only a few symbols of the received word.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The</w:t>
        </w:r>
      </w:ins>
      <w:ins w:id="679" w:author="PR Preview" w:date="2026-01-01T00:00:00Z">
        <w:r>
          <w:t xml:space="preserve"> </w:t>
        </w:r>
      </w:ins>
      <w:hyperlink r:id="rId26">
        <w:ins w:id="680" w:author="PR Preview" w:date="2026-01-01T00:00:00Z">
          <w:r>
            <w:rPr>
              <w:rStyle w:val="Hyperlink"/>
              <w:i/>
              <w:iCs/>
            </w:rPr>
            <w:t xml:space="preserve">Computational Complexity for Data Science</w:t>
          </w:r>
        </w:ins>
      </w:hyperlink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library covers the complexity classes these results are about.</w:t>
        </w:r>
      </w:ins>
    </w:p>
    <w:bookmarkStart w:id="27" w:name="def-hadamard-code"/>
    <w:p>
      <w:pPr>
        <w:pStyle w:val="BodyText"/>
      </w:pPr>
      <w:ins w:id="683" w:author="PR Preview" w:date="2026-01-01T00:00:00Z">
        <w:r>
          <w:rPr>
            <w:b/>
            <w:bCs/>
          </w:rPr>
          <w:t xml:space="preserve">Definition 6 (Hadamard code)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The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rPr>
            <w:b/>
            <w:bCs/>
          </w:rPr>
          <w:t xml:space="preserve">Hadamard code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sends a message</w:t>
        </w:r>
      </w:ins>
      <w:ins w:id="69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to the</w:t>
        </w:r>
      </w:ins>
      <w:ins w:id="693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</m:sup>
        </m:sSup>
      </m:oMath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inner products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696" w:author="PR Preview" w:date="2026-01-01T00:00:00Z">
        <w:r>
          <w:t xml:space="preserve">one for each</w:t>
        </w:r>
      </w:ins>
      <w:ins w:id="69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ins w:id="698" w:author="PR Preview" w:date="2026-01-01T00:00:00Z">
        <w:r>
          <w:t xml:space="preserve">, so its block length is</w:t>
        </w:r>
      </w:ins>
      <w:ins w:id="69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ins w:id="700" w:author="PR Preview" w:date="2026-01-01T00:00:00Z">
        <w:r>
          <w:t xml:space="preserve">.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Arora and Barak (2009, chap. 11)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call it the Walsh–Hadamard code.</w:t>
        </w:r>
      </w:ins>
    </w:p>
    <w:bookmarkEnd w:id="27"/>
    <w:bookmarkStart w:id="28" w:name="thm-hadamard-distance"/>
    <w:p>
      <w:pPr>
        <w:pStyle w:val="BodyText"/>
      </w:pPr>
      <w:ins w:id="705" w:author="PR Preview" w:date="2026-01-01T00:00:00Z">
        <w:r>
          <w:rPr>
            <w:b/>
            <w:bCs/>
          </w:rPr>
          <w:t xml:space="preserve">Theorem 4 (Minimum distance of the Hadamard code)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The</w:t>
        </w:r>
      </w:ins>
      <w:ins w:id="708" w:author="PR Preview" w:date="2026-01-01T00:00:00Z">
        <w:r>
          <w:t xml:space="preserve"> </w:t>
        </w:r>
      </w:ins>
      <w:hyperlink w:anchor="def-hadamard-code">
        <w:ins w:id="709" w:author="PR Preview" w:date="2026-01-01T00:00:00Z">
          <w:r>
            <w:rPr>
              <w:rStyle w:val="Hyperlink"/>
            </w:rPr>
            <w:t xml:space="preserve">Hadamard code</w:t>
          </w:r>
        </w:ins>
      </w:hyperlink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is a</w:t>
        </w:r>
      </w:ins>
      <w:ins w:id="712" w:author="PR Preview" w:date="2026-01-01T00:00:00Z">
        <w:r>
          <w:t xml:space="preserve"> </w:t>
        </w:r>
      </w:ins>
      <w:hyperlink w:anchor="def-linear-code">
        <w:ins w:id="713" w:author="PR Preview" w:date="2026-01-01T00:00:00Z">
          <w:r>
            <w:rPr>
              <w:rStyle w:val="Hyperlink"/>
            </w:rPr>
            <w:t xml:space="preserve">linear code</w:t>
          </w:r>
        </w:ins>
      </w:hyperlink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with</w:t>
        </w:r>
      </w:ins>
      <w:ins w:id="716" w:author="PR Preview" w:date="2026-01-01T00:00:00Z">
        <w:r>
          <w:t xml:space="preserve"> </w:t>
        </w:r>
      </w:ins>
      <w:hyperlink w:anchor="def-hamming-distance">
        <w:ins w:id="717" w:author="PR Preview" w:date="2026-01-01T00:00:00Z">
          <w:r>
            <w:rPr>
              <w:rStyle w:val="Hyperlink"/>
            </w:rPr>
            <w:t xml:space="preserve">minimum distance</w:t>
          </w:r>
        </w:ins>
      </w:hyperlink>
      <w:ins w:id="718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719" w:author="PR Preview" w:date="2026-01-01T00:00:00Z">
        <w:r>
          <w:t xml:space="preserve">.</w:t>
        </w:r>
      </w:ins>
    </w:p>
    <w:bookmarkEnd w:id="28"/>
    <w:p>
      <w:pPr>
        <w:pStyle w:val="BodyText"/>
      </w:pPr>
      <w:ins w:id="720" w:author="PR Preview" w:date="2026-01-01T00:00:00Z">
        <w:r>
          <w:rPr>
            <w:i/>
            <w:iCs/>
          </w:rPr>
          <w:t xml:space="preserve">Proof</w:t>
        </w:r>
      </w:ins>
      <w:ins w:id="721" w:author="PR Preview" w:date="2026-01-01T00:00:00Z">
        <w:r>
          <w:t xml:space="preserve">. </w:t>
        </w:r>
      </w:ins>
      <w:ins w:id="722" w:author="PR Preview" w:date="2026-01-01T00:00:00Z">
        <w:r>
          <w:t xml:space="preserve">Each inner product</w:t>
        </w:r>
      </w:ins>
      <w:ins w:id="723" w:author="PR Preview" w:date="2026-01-01T00:00:00Z">
        <w:r>
          <w:t xml:space="preserve"> </w:t>
        </w:r>
      </w:ins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is linear in</w:t>
        </w:r>
      </w:ins>
      <w:ins w:id="726" w:author="PR Preview" w:date="2026-01-01T00:00:00Z">
        <w:r>
          <w:t xml:space="preserve"> </w:t>
        </w:r>
      </w:ins>
      <m:oMath>
        <m:r>
          <m:t>x</m:t>
        </m:r>
      </m:oMath>
      <w:ins w:id="727" w:author="PR Preview" w:date="2026-01-01T00:00:00Z">
        <w:r>
          <w:t xml:space="preserve">, so the code is linear.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Let</w:t>
        </w:r>
      </w:ins>
      <w:ins w:id="73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0</m:t>
        </m:r>
      </m:oMath>
      <w:ins w:id="731" w:author="PR Preview" w:date="2026-01-01T00:00:00Z">
        <w:r>
          <w:t xml:space="preserve">, and pick</w:t>
        </w:r>
      </w:ins>
      <w:ins w:id="732" w:author="PR Preview" w:date="2026-01-01T00:00:00Z">
        <w:r>
          <w:t xml:space="preserve"> </w:t>
        </w:r>
      </w:ins>
      <m:oMath>
        <m:r>
          <m:t>i</m:t>
        </m:r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with</w:t>
        </w:r>
      </w:ins>
      <w:ins w:id="73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736" w:author="PR Preview" w:date="2026-01-01T00:00:00Z">
        <w:r>
          <w:t xml:space="preserve">.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Let</w:t>
        </w:r>
      </w:ins>
      <w:ins w:id="739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i</m:t>
            </m:r>
          </m:sub>
        </m:sSub>
      </m:oMath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have a 1 in position</w:t>
        </w:r>
      </w:ins>
      <w:ins w:id="742" w:author="PR Preview" w:date="2026-01-01T00:00:00Z">
        <w:r>
          <w:t xml:space="preserve"> </w:t>
        </w:r>
      </w:ins>
      <m:oMath>
        <m:r>
          <m:t>i</m:t>
        </m:r>
      </m:oMath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only.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Then</w:t>
        </w:r>
      </w:ins>
      <w:ins w:id="747" w:author="PR Preview" w:date="2026-01-01T00:00:00Z">
        <w:r>
          <w:t xml:space="preserve"> </w:t>
        </w:r>
      </w:ins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t>1</m:t>
        </m:r>
      </m:oMath>
      <w:ins w:id="748" w:author="PR Preview" w:date="2026-01-01T00:00:00Z">
        <w:r>
          <w:t xml:space="preserve">,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so pairing each</w:t>
        </w:r>
      </w:ins>
      <w:ins w:id="751" w:author="PR Preview" w:date="2026-01-01T00:00:00Z">
        <w:r>
          <w:t xml:space="preserve"> </w:t>
        </w:r>
      </w:ins>
      <m:oMath>
        <m:r>
          <m:t>a</m:t>
        </m:r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with</w:t>
        </w:r>
      </w:ins>
      <w:ins w:id="75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pairs a 0 with a 1,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and exactly half of the</w:t>
        </w:r>
      </w:ins>
      <w:ins w:id="759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</m:sup>
        </m:sSup>
      </m:oMath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entries of the codeword of</w:t>
        </w:r>
      </w:ins>
      <w:ins w:id="762" w:author="PR Preview" w:date="2026-01-01T00:00:00Z">
        <w:r>
          <w:t xml:space="preserve"> </w:t>
        </w:r>
      </w:ins>
      <m:oMath>
        <m:r>
          <m:t>x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are 1.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So every nonzero codeword has</w:t>
        </w:r>
      </w:ins>
      <w:ins w:id="767" w:author="PR Preview" w:date="2026-01-01T00:00:00Z">
        <w:r>
          <w:t xml:space="preserve"> </w:t>
        </w:r>
      </w:ins>
      <w:hyperlink w:anchor="def-weight">
        <w:ins w:id="768" w:author="PR Preview" w:date="2026-01-01T00:00:00Z">
          <w:r>
            <w:rPr>
              <w:rStyle w:val="Hyperlink"/>
            </w:rPr>
            <w:t xml:space="preserve">weight</w:t>
          </w:r>
        </w:ins>
      </w:hyperlink>
      <w:ins w:id="769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770" w:author="PR Preview" w:date="2026-01-01T00:00:00Z">
        <w:r>
          <w:t xml:space="preserve">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and</w:t>
        </w:r>
      </w:ins>
      <w:ins w:id="773" w:author="PR Preview" w:date="2026-01-01T00:00:00Z">
        <w:r>
          <w:t xml:space="preserve"> </w:t>
        </w:r>
      </w:ins>
      <w:hyperlink w:anchor="rem-linear-code-weight">
        <w:ins w:id="774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gives the minimum distance.</w:t>
        </w:r>
      </w:ins>
    </w:p>
    <w:bookmarkStart w:id="29" w:name="exm-hadamard-code"/>
    <w:p>
      <w:pPr>
        <w:pStyle w:val="BodyText"/>
      </w:pPr>
      <w:ins w:id="777" w:author="PR Preview" w:date="2026-01-01T00:00:00Z">
        <w:r>
          <w:rPr>
            <w:b/>
            <w:bCs/>
          </w:rPr>
          <w:t xml:space="preserve">Example 4 (The Hadamard code with</w:t>
        </w:r>
      </w:ins>
      <w:ins w:id="778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779" w:author="PR Preview" w:date="2026-01-01T00:00:00Z">
        <w:r>
          <w:rPr>
            <w:b/>
            <w:bCs/>
          </w:rPr>
          <w:t xml:space="preserve">)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List the positions</w:t>
        </w:r>
      </w:ins>
      <w:ins w:id="782" w:author="PR Preview" w:date="2026-01-01T00:00:00Z">
        <w:r>
          <w:t xml:space="preserve"> </w:t>
        </w:r>
      </w:ins>
      <m:oMath>
        <m:r>
          <m:t>a</m:t>
        </m:r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in the order</w:t>
        </w:r>
      </w:ins>
      <w:ins w:id="785" w:author="PR Preview" w:date="2026-01-01T00:00:00Z">
        <w:r>
          <w:t xml:space="preserve"> </w:t>
        </w:r>
      </w:ins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ins w:id="786" w:author="PR Preview" w:date="2026-01-01T00:00:00Z">
        <w:r>
          <w:t xml:space="preserve">.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The</w:t>
        </w:r>
      </w:ins>
      <w:ins w:id="789" w:author="PR Preview" w:date="2026-01-01T00:00:00Z">
        <w:r>
          <w:t xml:space="preserve"> </w:t>
        </w:r>
      </w:ins>
      <w:hyperlink w:anchor="def-hadamard-code">
        <w:ins w:id="790" w:author="PR Preview" w:date="2026-01-01T00:00:00Z">
          <w:r>
            <w:rPr>
              <w:rStyle w:val="Hyperlink"/>
            </w:rPr>
            <w:t xml:space="preserve">Hadamard code</w:t>
          </w:r>
        </w:ins>
      </w:hyperlink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sends the four messages to</w:t>
        </w:r>
      </w:ins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ins w:id="793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ins w:id="794" w:author="PR Preview" w:date="2026-01-01T00:00:00Z">
        <w:r>
          <w:t xml:space="preserve">, since</w:t>
        </w:r>
      </w:ins>
      <w:ins w:id="795" w:author="PR Preview" w:date="2026-01-01T00:00:00Z">
        <w:r>
          <w:t xml:space="preserve"> </w:t>
        </w:r>
      </w:ins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ins w:id="796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ins w:id="797" w:author="PR Preview" w:date="2026-01-01T00:00:00Z">
        <w:r>
          <w:t xml:space="preserve">, since</w:t>
        </w:r>
      </w:ins>
      <w:ins w:id="798" w:author="PR Preview" w:date="2026-01-01T00:00:00Z">
        <w:r>
          <w:t xml:space="preserve"> </w:t>
        </w:r>
      </w:ins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ins w:id="799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ins w:id="800" w:author="PR Preview" w:date="2026-01-01T00:00:00Z">
        <w:r>
          <w:t xml:space="preserve">, since</w:t>
        </w:r>
      </w:ins>
      <w:ins w:id="801" w:author="PR Preview" w:date="2026-01-01T00:00:00Z">
        <w:r>
          <w:t xml:space="preserve"> </w:t>
        </w:r>
      </w:ins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ins w:id="802" w:author="PR Preview" w:date="2026-01-01T00:00:00Z">
        <w:r>
          <w:t xml:space="preserve">.</w:t>
        </w:r>
      </w:ins>
    </w:p>
    <w:p>
      <w:pPr>
        <w:pStyle w:val="FirstParagraph"/>
      </w:pPr>
      <w:ins w:id="803" w:author="PR Preview" w:date="2026-01-01T00:00:00Z">
        <w:r>
          <w:t xml:space="preserve">Every nonzero codeword has weight 2, which is</w:t>
        </w:r>
      </w:ins>
      <w:ins w:id="804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805" w:author="PR Preview" w:date="2026-01-01T00:00:00Z">
        <w:r>
          <w:t xml:space="preserve">,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as</w:t>
        </w:r>
      </w:ins>
      <w:ins w:id="808" w:author="PR Preview" w:date="2026-01-01T00:00:00Z">
        <w:r>
          <w:t xml:space="preserve"> </w:t>
        </w:r>
      </w:ins>
      <w:hyperlink w:anchor="thm-hadamard-distance">
        <w:ins w:id="809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says.</w:t>
        </w:r>
      </w:ins>
    </w:p>
    <w:bookmarkEnd w:id="29"/>
    <w:bookmarkStart w:id="30" w:name="thm-hadamard-local-decoding"/>
    <w:p>
      <w:pPr>
        <w:pStyle w:val="BodyText"/>
      </w:pPr>
      <w:ins w:id="812" w:author="PR Preview" w:date="2026-01-01T00:00:00Z">
        <w:r>
          <w:rPr>
            <w:b/>
            <w:bCs/>
          </w:rPr>
          <w:t xml:space="preserve">Theorem 5 (The Hadamard code is locally decodable)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Let</w:t>
        </w:r>
      </w:ins>
      <w:ins w:id="815" w:author="PR Preview" w:date="2026-01-01T00:00:00Z">
        <w:r>
          <w:t xml:space="preserve"> </w:t>
        </w:r>
      </w:ins>
      <m:oMath>
        <m:r>
          <m:t>w</m:t>
        </m:r>
      </m:oMath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be a binary string of length</w:t>
        </w:r>
      </w:ins>
      <w:ins w:id="818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</m:sup>
        </m:sSup>
      </m:oMath>
      <w:ins w:id="819" w:author="PR Preview" w:date="2026-01-01T00:00:00Z">
        <w:r>
          <w:t xml:space="preserve">,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with</w:t>
        </w:r>
      </w:ins>
      <w:ins w:id="822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its symbol at the position indexed by</w:t>
        </w:r>
      </w:ins>
      <w:ins w:id="8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ins w:id="826" w:author="PR Preview" w:date="2026-01-01T00:00:00Z">
        <w:r>
          <w:t xml:space="preserve">,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that differs from the</w:t>
        </w:r>
      </w:ins>
      <w:ins w:id="829" w:author="PR Preview" w:date="2026-01-01T00:00:00Z">
        <w:r>
          <w:t xml:space="preserve"> </w:t>
        </w:r>
      </w:ins>
      <w:hyperlink w:anchor="def-hadamard-code">
        <w:ins w:id="830" w:author="PR Preview" w:date="2026-01-01T00:00:00Z">
          <w:r>
            <w:rPr>
              <w:rStyle w:val="Hyperlink"/>
            </w:rPr>
            <w:t xml:space="preserve">Hadamard codeword</w:t>
          </w:r>
        </w:ins>
      </w:hyperlink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of</w:t>
        </w:r>
      </w:ins>
      <w:ins w:id="833" w:author="PR Preview" w:date="2026-01-01T00:00:00Z">
        <w:r>
          <w:t xml:space="preserve"> </w:t>
        </w:r>
      </w:ins>
      <m:oMath>
        <m:r>
          <m:t>x</m:t>
        </m:r>
      </m:oMath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in at most a fraction</w:t>
        </w:r>
      </w:ins>
      <w:ins w:id="836" w:author="PR Preview" w:date="2026-01-01T00:00:00Z">
        <w:r>
          <w:t xml:space="preserve"> </w:t>
        </w:r>
      </w:ins>
      <m:oMath>
        <m:r>
          <m:t>δ</m:t>
        </m:r>
      </m:oMath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of its positions.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Fix</w:t>
        </w:r>
      </w:ins>
      <w:ins w:id="84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ins w:id="842" w:author="PR Preview" w:date="2026-01-01T00:00:00Z">
        <w:r>
          <w:t xml:space="preserve">,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and let</w:t>
        </w:r>
      </w:ins>
      <w:ins w:id="845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i</m:t>
            </m:r>
          </m:sub>
        </m:sSub>
      </m:oMath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have a 1 in position</w:t>
        </w:r>
      </w:ins>
      <w:ins w:id="848" w:author="PR Preview" w:date="2026-01-01T00:00:00Z">
        <w:r>
          <w:t xml:space="preserve"> </w:t>
        </w:r>
      </w:ins>
      <m:oMath>
        <m:r>
          <m:t>i</m:t>
        </m:r>
      </m:oMath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only.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Choose</w:t>
        </w:r>
      </w:ins>
      <w:ins w:id="85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uniformly at random and output</w:t>
        </w:r>
      </w:ins>
      <w:ins w:id="856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857" w:author="PR Preview" w:date="2026-01-01T00:00:00Z">
        <w:r>
          <w:t xml:space="preserve">.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The output equals</w:t>
        </w:r>
      </w:ins>
      <w:ins w:id="86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with probability at least</w:t>
        </w:r>
      </w:ins>
      <w:ins w:id="86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ins w:id="864" w:author="PR Preview" w:date="2026-01-01T00:00:00Z">
        <w:r>
          <w:t xml:space="preserve">.</w:t>
        </w:r>
      </w:ins>
    </w:p>
    <w:bookmarkEnd w:id="30"/>
    <w:p>
      <w:pPr>
        <w:pStyle w:val="BodyText"/>
      </w:pPr>
      <w:ins w:id="865" w:author="PR Preview" w:date="2026-01-01T00:00:00Z">
        <w:r>
          <w:rPr>
            <w:i/>
            <w:iCs/>
          </w:rPr>
          <w:t xml:space="preserve">Proof</w:t>
        </w:r>
      </w:ins>
      <w:ins w:id="866" w:author="PR Preview" w:date="2026-01-01T00:00:00Z">
        <w:r>
          <w:t xml:space="preserve">. </w:t>
        </w:r>
      </w:ins>
      <w:ins w:id="867" w:author="PR Preview" w:date="2026-01-01T00:00:00Z">
        <w:r>
          <w:t xml:space="preserve">Both</w:t>
        </w:r>
      </w:ins>
      <w:ins w:id="868" w:author="PR Preview" w:date="2026-01-01T00:00:00Z">
        <w:r>
          <w:t xml:space="preserve"> </w:t>
        </w:r>
      </w:ins>
      <m:oMath>
        <m:r>
          <m:t>a</m:t>
        </m:r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and</w:t>
        </w:r>
      </w:ins>
      <w:ins w:id="8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are uniformly distributed on</w:t>
        </w:r>
      </w:ins>
      <w:ins w:id="874" w:author="PR Preview" w:date="2026-01-01T00:00:00Z">
        <w:r>
          <w:t xml:space="preserve"> </w:t>
        </w:r>
      </w:ins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ins w:id="875" w:author="PR Preview" w:date="2026-01-01T00:00:00Z">
        <w:r>
          <w:t xml:space="preserve">,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so each of</w:t>
        </w:r>
      </w:ins>
      <w:ins w:id="878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and</w:t>
        </w:r>
      </w:ins>
      <w:ins w:id="881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is wrong with probability at most</w:t>
        </w:r>
      </w:ins>
      <w:ins w:id="884" w:author="PR Preview" w:date="2026-01-01T00:00:00Z">
        <w:r>
          <w:t xml:space="preserve"> </w:t>
        </w:r>
      </w:ins>
      <m:oMath>
        <m:r>
          <m:t>δ</m:t>
        </m:r>
      </m:oMath>
      <w:ins w:id="885" w:author="PR Preview" w:date="2026-01-01T00:00:00Z">
        <w:r>
          <w:t xml:space="preserve">,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and by the union bound both are correct with probability at least</w:t>
        </w:r>
      </w:ins>
      <w:ins w:id="88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ins w:id="889" w:author="PR Preview" w:date="2026-01-01T00:00:00Z">
        <w:r>
          <w:t xml:space="preserve">.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When both are correct, the output 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892" w:author="PR Preview" w:date="2026-01-01T00:00:00Z">
        <w:r>
          <w:t xml:space="preserve">because</w:t>
        </w:r>
      </w:ins>
      <w:ins w:id="893" w:author="PR Preview" w:date="2026-01-01T00:00:00Z">
        <w:r>
          <w:t xml:space="preserve"> </w:t>
        </w:r>
      </w:ins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</m:oMath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modulo 2.</w:t>
        </w:r>
      </w:ins>
    </w:p>
    <w:bookmarkStart w:id="31" w:name="def-locally-decodable"/>
    <w:p>
      <w:pPr>
        <w:pStyle w:val="BodyText"/>
      </w:pPr>
      <w:ins w:id="896" w:author="PR Preview" w:date="2026-01-01T00:00:00Z">
        <w:r>
          <w:rPr>
            <w:b/>
            <w:bCs/>
          </w:rPr>
          <w:t xml:space="preserve">Definition 7 (Locally decodable code)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A</w:t>
        </w:r>
      </w:ins>
      <w:ins w:id="899" w:author="PR Preview" w:date="2026-01-01T00:00:00Z">
        <w:r>
          <w:t xml:space="preserve"> </w:t>
        </w:r>
      </w:ins>
      <w:hyperlink w:anchor="def-block-code">
        <w:ins w:id="900" w:author="PR Preview" w:date="2026-01-01T00:00:00Z">
          <w:r>
            <w:rPr>
              <w:rStyle w:val="Hyperlink"/>
            </w:rPr>
            <w:t xml:space="preserve">block code</w:t>
          </w:r>
        </w:ins>
      </w:hyperlink>
      <w:ins w:id="901" w:author="PR Preview" w:date="2026-01-01T00:00:00Z">
        <w:r>
          <w:t xml:space="preserve"> </w:t>
        </w:r>
      </w:ins>
      <m:oMath>
        <m:r>
          <m:t>E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is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rPr>
            <w:b/>
            <w:bCs/>
          </w:rPr>
          <w:t xml:space="preserve">locally decodable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with</w:t>
        </w:r>
      </w:ins>
      <w:ins w:id="908" w:author="PR Preview" w:date="2026-01-01T00:00:00Z">
        <w:r>
          <w:t xml:space="preserve"> </w:t>
        </w:r>
      </w:ins>
      <m:oMath>
        <m:r>
          <m:t>r</m:t>
        </m:r>
      </m:oMath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queries and error fraction</w:t>
        </w:r>
      </w:ins>
      <w:ins w:id="911" w:author="PR Preview" w:date="2026-01-01T00:00:00Z">
        <w:r>
          <w:t xml:space="preserve"> </w:t>
        </w:r>
      </w:ins>
      <m:oMath>
        <m:r>
          <m:t>δ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if there is a randomized decoder with the following property.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Given an index</w:t>
        </w:r>
      </w:ins>
      <w:ins w:id="916" w:author="PR Preview" w:date="2026-01-01T00:00:00Z">
        <w:r>
          <w:t xml:space="preserve"> </w:t>
        </w:r>
      </w:ins>
      <m:oMath>
        <m:r>
          <m:t>i</m:t>
        </m:r>
      </m:oMath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and access to any word</w:t>
        </w:r>
      </w:ins>
      <w:ins w:id="919" w:author="PR Preview" w:date="2026-01-01T00:00:00Z">
        <w:r>
          <w:t xml:space="preserve"> </w:t>
        </w:r>
      </w:ins>
      <m:oMath>
        <m:r>
          <m:t>w</m:t>
        </m:r>
      </m:oMath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that differs from some codeword</w:t>
        </w:r>
      </w:ins>
      <w:ins w:id="922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in at most a fraction</w:t>
        </w:r>
      </w:ins>
      <w:ins w:id="925" w:author="PR Preview" w:date="2026-01-01T00:00:00Z">
        <w:r>
          <w:t xml:space="preserve"> </w:t>
        </w:r>
      </w:ins>
      <m:oMath>
        <m:r>
          <m:t>δ</m:t>
        </m:r>
      </m:oMath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of its positions,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the decoder reads at most</w:t>
        </w:r>
      </w:ins>
      <w:ins w:id="930" w:author="PR Preview" w:date="2026-01-01T00:00:00Z">
        <w:r>
          <w:t xml:space="preserve"> </w:t>
        </w:r>
      </w:ins>
      <m:oMath>
        <m:r>
          <m:t>r</m:t>
        </m:r>
      </m:oMath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symbols of</w:t>
        </w:r>
      </w:ins>
      <w:ins w:id="933" w:author="PR Preview" w:date="2026-01-01T00:00:00Z">
        <w:r>
          <w:t xml:space="preserve"> </w:t>
        </w:r>
      </w:ins>
      <m:oMath>
        <m:r>
          <m:t>w</m:t>
        </m:r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and outputs</w:t>
        </w:r>
      </w:ins>
      <w:ins w:id="9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with probability at least</w:t>
        </w:r>
      </w:ins>
      <w:ins w:id="93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/</m:t>
        </m:r>
        <m:r>
          <m:t>3</m:t>
        </m:r>
      </m:oMath>
      <w:ins w:id="940" w:author="PR Preview" w:date="2026-01-01T00:00:00Z">
        <w:r>
          <w:t xml:space="preserve">.</w:t>
        </w:r>
      </w:ins>
    </w:p>
    <w:bookmarkEnd w:id="31"/>
    <w:bookmarkStart w:id="32" w:name="rem-local-decoding"/>
    <w:p>
      <w:pPr>
        <w:pStyle w:val="BodyText"/>
      </w:pPr>
      <w:ins w:id="941" w:author="PR Preview" w:date="2026-01-01T00:00:00Z">
        <w:r>
          <w:rPr>
            <w:i/>
            <w:iCs/>
          </w:rPr>
          <w:t xml:space="preserve">Remark 3</w:t>
        </w:r>
      </w:ins>
      <w:ins w:id="942" w:author="PR Preview" w:date="2026-01-01T00:00:00Z">
        <w:r>
          <w:t xml:space="preserve"> (Reading two symbols instead of the whole word). </w:t>
        </w:r>
      </w:ins>
      <w:ins w:id="943" w:author="PR Preview" w:date="2026-01-01T00:00:00Z">
        <w:r>
          <w:t xml:space="preserve">When</w:t>
        </w:r>
      </w:ins>
      <w:ins w:id="944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ins w:id="945" w:author="PR Preview" w:date="2026-01-01T00:00:00Z">
        <w:r>
          <w:t xml:space="preserve">, the success probability</w:t>
        </w:r>
      </w:ins>
      <w:ins w:id="94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in</w:t>
        </w:r>
      </w:ins>
      <w:ins w:id="949" w:author="PR Preview" w:date="2026-01-01T00:00:00Z">
        <w:r>
          <w:t xml:space="preserve"> </w:t>
        </w:r>
      </w:ins>
      <w:hyperlink w:anchor="thm-hadamard-local-decoding">
        <w:ins w:id="95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is at least</w:t>
        </w:r>
      </w:ins>
      <w:ins w:id="95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/</m:t>
        </m:r>
        <m:r>
          <m:t>3</m:t>
        </m:r>
      </m:oMath>
      <w:ins w:id="954" w:author="PR Preview" w:date="2026-01-01T00:00:00Z">
        <w:r>
          <w:t xml:space="preserve">,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so the Hadamard code is</w:t>
        </w:r>
      </w:ins>
      <w:ins w:id="957" w:author="PR Preview" w:date="2026-01-01T00:00:00Z">
        <w:r>
          <w:t xml:space="preserve"> </w:t>
        </w:r>
      </w:ins>
      <w:hyperlink w:anchor="def-locally-decodable">
        <w:ins w:id="958" w:author="PR Preview" w:date="2026-01-01T00:00:00Z">
          <w:r>
            <w:rPr>
              <w:rStyle w:val="Hyperlink"/>
            </w:rPr>
            <w:t xml:space="preserve">locally decodable</w:t>
          </w:r>
        </w:ins>
      </w:hyperlink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with 2 queries,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however long the message is.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When</w:t>
        </w:r>
      </w:ins>
      <w:ins w:id="965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966" w:author="PR Preview" w:date="2026-01-01T00:00:00Z">
        <w:r>
          <w:t xml:space="preserve">, the decoder is right with probability above</w:t>
        </w:r>
      </w:ins>
      <w:ins w:id="96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968" w:author="PR Preview" w:date="2026-01-01T00:00:00Z">
        <w:r>
          <w:t xml:space="preserve">,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and repeating it with fresh random choices and taking a majority vote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drives its error probability as low as needed.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Decoding to the nearest codeword, as in</w:t>
        </w:r>
      </w:ins>
      <w:ins w:id="975" w:author="PR Preview" w:date="2026-01-01T00:00:00Z">
        <w:r>
          <w:t xml:space="preserve"> </w:t>
        </w:r>
      </w:ins>
      <w:hyperlink w:anchor="thm-distance-corrects-errors">
        <w:ins w:id="97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977" w:author="PR Preview" w:date="2026-01-01T00:00:00Z">
        <w:r>
          <w:t xml:space="preserve">,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instead reads all</w:t>
        </w:r>
      </w:ins>
      <w:ins w:id="980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</m:sup>
        </m:sSup>
      </m:oMath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symbols.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The Hadamard code pays for local decoding with block length</w:t>
        </w:r>
      </w:ins>
      <w:ins w:id="985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</m:sup>
        </m:sSup>
      </m:oMath>
      <w:ins w:id="986" w:author="PR Preview" w:date="2026-01-01T00:00:00Z">
        <w:r>
          <w:t xml:space="preserve">;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polynomial codes in several variables,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which extend</w:t>
        </w:r>
      </w:ins>
      <w:ins w:id="991" w:author="PR Preview" w:date="2026-01-01T00:00:00Z">
        <w:r>
          <w:t xml:space="preserve"> </w:t>
        </w:r>
      </w:ins>
      <w:hyperlink w:anchor="def-reed-solomon-code">
        <w:ins w:id="992" w:author="PR Preview" w:date="2026-01-01T00:00:00Z">
          <w:r>
            <w:rPr>
              <w:rStyle w:val="Hyperlink"/>
            </w:rPr>
            <w:t xml:space="preserve">Reed–Solomon codes</w:t>
          </w:r>
        </w:ins>
      </w:hyperlink>
      <w:ins w:id="993" w:author="PR Preview" w:date="2026-01-01T00:00:00Z">
        <w:r>
          <w:t xml:space="preserve">,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trade a few more queries for much shorter codewords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(Arora and Barak 2009, chap. 19)</w:t>
        </w:r>
      </w:ins>
      <w:ins w:id="998" w:author="PR Preview" w:date="2026-01-01T00:00:00Z">
        <w:r>
          <w:t xml:space="preserve">.</w:t>
        </w:r>
      </w:ins>
    </w:p>
    <w:bookmarkEnd w:id="32"/>
    <w:bookmarkStart w:id="33" w:name="rem-hardness-amplification"/>
    <w:p>
      <w:pPr>
        <w:pStyle w:val="BodyText"/>
      </w:pPr>
      <w:ins w:id="999" w:author="PR Preview" w:date="2026-01-01T00:00:00Z">
        <w:r>
          <w:rPr>
            <w:i/>
            <w:iCs/>
          </w:rPr>
          <w:t xml:space="preserve">Remark 4</w:t>
        </w:r>
      </w:ins>
      <w:ins w:id="1000" w:author="PR Preview" w:date="2026-01-01T00:00:00Z">
        <w:r>
          <w:t xml:space="preserve"> (Hardness amplification). </w:t>
        </w:r>
      </w:ins>
      <w:ins w:id="1001" w:author="PR Preview" w:date="2026-01-01T00:00:00Z">
        <w:r>
          <w:t xml:space="preserve">A Boolean function</w:t>
        </w:r>
      </w:ins>
      <w:ins w:id="10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ℓ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is determined by its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rPr>
            <w:i/>
            <w:iCs/>
          </w:rPr>
          <w:t xml:space="preserve">truth table</w:t>
        </w:r>
      </w:ins>
      <w:ins w:id="1007" w:author="PR Preview" w:date="2026-01-01T00:00:00Z">
        <w:r>
          <w:t xml:space="preserve">, a binary string of length</w:t>
        </w:r>
      </w:ins>
      <w:ins w:id="1008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ℓ</m:t>
            </m:r>
          </m:sup>
        </m:sSup>
      </m:oMath>
      <w:ins w:id="1009" w:author="PR Preview" w:date="2026-01-01T00:00:00Z">
        <w:r>
          <w:t xml:space="preserve">,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so it can be encoded like any message.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Encode the truth table with a locally decodable code,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and read the codeword as the truth table of a new function</w:t>
        </w:r>
      </w:ins>
      <w:ins w:id="101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1017" w:author="PR Preview" w:date="2026-01-01T00:00:00Z">
        <w:r>
          <w:t xml:space="preserve">.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If a small circuit computed</w:t>
        </w:r>
      </w:ins>
      <w:ins w:id="102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correctly on most inputs,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then running a local decoder on that circuit’s outputs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would compute</w:t>
        </w:r>
      </w:ins>
      <w:ins w:id="1027" w:author="PR Preview" w:date="2026-01-01T00:00:00Z">
        <w:r>
          <w:t xml:space="preserve"> </w:t>
        </w:r>
      </w:ins>
      <m:oMath>
        <m:r>
          <m:t>f</m:t>
        </m:r>
      </m:oMath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correctly on every input, with high probability,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using a circuit not much larger.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So if no small circuit computes</w:t>
        </w:r>
      </w:ins>
      <w:ins w:id="1034" w:author="PR Preview" w:date="2026-01-01T00:00:00Z">
        <w:r>
          <w:t xml:space="preserve"> </w:t>
        </w:r>
      </w:ins>
      <m:oMath>
        <m:r>
          <m:t>f</m:t>
        </m:r>
      </m:oMath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on every input,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then no small circuit computes</w:t>
        </w:r>
      </w:ins>
      <w:ins w:id="103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on most inputs.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Arora and Barak (2009, chap. 19)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develop this worst-case to average-case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hardness amplification,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and their chapter 20 uses it to build pseudorandom generators.</w:t>
        </w:r>
      </w:ins>
    </w:p>
    <w:bookmarkEnd w:id="33"/>
    <w:bookmarkStart w:id="34" w:name="rem-codes-pcp"/>
    <w:p>
      <w:pPr>
        <w:pStyle w:val="BodyText"/>
      </w:pPr>
      <w:ins w:id="1050" w:author="PR Preview" w:date="2026-01-01T00:00:00Z">
        <w:r>
          <w:rPr>
            <w:i/>
            <w:iCs/>
          </w:rPr>
          <w:t xml:space="preserve">Remark 5</w:t>
        </w:r>
      </w:ins>
      <w:ins w:id="1051" w:author="PR Preview" w:date="2026-01-01T00:00:00Z">
        <w:r>
          <w:t xml:space="preserve"> (Codes in the PCP theorem). </w:t>
        </w:r>
      </w:ins>
      <w:ins w:id="1052" w:author="PR Preview" w:date="2026-01-01T00:00:00Z">
        <w:r>
          <w:t xml:space="preserve">The PCP theorem says that every statement in NP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has a proof that a randomized verifier can check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by reading a constant number of its bits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and using only</w:t>
        </w:r>
      </w:ins>
      <w:ins w:id="1059" w:author="PR Preview" w:date="2026-01-01T00:00:00Z">
        <w:r>
          <w:t xml:space="preserve"> </w:t>
        </w:r>
      </w:ins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random bits,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where</w:t>
        </w:r>
      </w:ins>
      <w:ins w:id="1064" w:author="PR Preview" w:date="2026-01-01T00:00:00Z">
        <w:r>
          <w:t xml:space="preserve"> </w:t>
        </w:r>
      </w:ins>
      <m:oMath>
        <m:r>
          <m:t>n</m:t>
        </m:r>
      </m:oMath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is the length of the statement.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Arora and Barak (2009, chap. 11)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prove a weaker version,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in which the verifier uses polynomially many random bits,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by writing the proof in the</w:t>
        </w:r>
      </w:ins>
      <w:ins w:id="1075" w:author="PR Preview" w:date="2026-01-01T00:00:00Z">
        <w:r>
          <w:t xml:space="preserve"> </w:t>
        </w:r>
      </w:ins>
      <w:hyperlink w:anchor="def-hadamard-code">
        <w:ins w:id="1076" w:author="PR Preview" w:date="2026-01-01T00:00:00Z">
          <w:r>
            <w:rPr>
              <w:rStyle w:val="Hyperlink"/>
            </w:rPr>
            <w:t xml:space="preserve">Hadamard code</w:t>
          </w:r>
        </w:ins>
      </w:hyperlink>
      <w:ins w:id="1077" w:author="PR Preview" w:date="2026-01-01T00:00:00Z">
        <w:r>
          <w:t xml:space="preserve">.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The verifier then tests a few random positions of the encoded proof,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in the spirit of</w:t>
        </w:r>
      </w:ins>
      <w:ins w:id="1082" w:author="PR Preview" w:date="2026-01-01T00:00:00Z">
        <w:r>
          <w:t xml:space="preserve"> </w:t>
        </w:r>
      </w:ins>
      <w:hyperlink w:anchor="thm-hadamard-local-decoding">
        <w:ins w:id="1083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084" w:author="PR Preview" w:date="2026-01-01T00:00:00Z">
        <w:r>
          <w:t xml:space="preserve">,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instead of reading all of it.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They prove the full theorem in chapter 22.</w:t>
        </w:r>
      </w:ins>
    </w:p>
    <w:bookmarkEnd w:id="34"/>
    <w:bookmarkEnd w:id="35"/>
    <w:bookmarkStart w:id="44" w:name="references"/>
    <w:p>
      <w:pPr>
        <w:pStyle w:val="Heading2"/>
      </w:pPr>
      <w:ins w:id="1089" w:author="PR Preview" w:date="2026-01-01T00:00:00Z">
        <w:r>
          <w:t xml:space="preserve">References</w:t>
        </w:r>
      </w:ins>
    </w:p>
    <w:bookmarkStart w:id="43" w:name="refs"/>
    <w:bookmarkStart w:id="37" w:name="ref-arora2009computational"/>
    <w:p>
      <w:pPr>
        <w:pStyle w:val="Bibliography"/>
      </w:pPr>
      <w:ins w:id="1090" w:author="PR Preview" w:date="2026-01-01T00:00:00Z">
        <w:r>
          <w:t xml:space="preserve">Arora, Sanjeev, and Boaz Barak. 2009.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rPr>
            <w:i/>
            <w:iCs/>
          </w:rPr>
          <w:t xml:space="preserve">Computational Complexity: A Modern Approach</w:t>
        </w:r>
      </w:ins>
      <w:ins w:id="1093" w:author="PR Preview" w:date="2026-01-01T00:00:00Z">
        <w:r>
          <w:t xml:space="preserve">. Cambridge University Press.</w:t>
        </w:r>
      </w:ins>
      <w:ins w:id="1094" w:author="PR Preview" w:date="2026-01-01T00:00:00Z">
        <w:r>
          <w:t xml:space="preserve"> </w:t>
        </w:r>
      </w:ins>
      <w:hyperlink r:id="rId36">
        <w:ins w:id="1095" w:author="PR Preview" w:date="2026-01-01T00:00:00Z">
          <w:r>
            <w:rPr>
              <w:rStyle w:val="Hyperlink"/>
            </w:rPr>
            <w:t xml:space="preserve">https://doi.org/10.1017/CBO9780511804090</w:t>
          </w:r>
        </w:ins>
      </w:hyperlink>
      <w:ins w:id="1096" w:author="PR Preview" w:date="2026-01-01T00:00:00Z">
        <w:r>
          <w:t xml:space="preserve">.</w:t>
        </w:r>
      </w:ins>
    </w:p>
    <w:bookmarkEnd w:id="37"/>
    <w:bookmarkStart w:id="38" w:name="ref-mackay2003information"/>
    <w:p>
      <w:pPr>
        <w:pStyle w:val="Bibliography"/>
      </w:pPr>
      <w:ins w:id="1097" w:author="PR Preview" w:date="2026-01-01T00:00:00Z">
        <w:r>
          <w:t xml:space="preserve">MacKay, David J. C. 2003.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rPr>
            <w:i/>
            <w:iCs/>
          </w:rPr>
          <w:t xml:space="preserve">Information Theory, Inference, and Learning Algorithms</w:t>
        </w:r>
      </w:ins>
      <w:ins w:id="1100" w:author="PR Preview" w:date="2026-01-01T00:00:00Z">
        <w:r>
          <w:t xml:space="preserve">. Cambridge University Press.</w:t>
        </w:r>
      </w:ins>
    </w:p>
    <w:bookmarkEnd w:id="38"/>
    <w:bookmarkStart w:id="40" w:name="ref-reed1960polynomial"/>
    <w:p>
      <w:pPr>
        <w:pStyle w:val="Bibliography"/>
      </w:pPr>
      <w:ins w:id="1101" w:author="PR Preview" w:date="2026-01-01T00:00:00Z">
        <w:r>
          <w:t xml:space="preserve">Reed, I. S., and G. Solomon. 1960.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“Polynomial Codes over Certain Finite Fields.”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rPr>
            <w:i/>
            <w:iCs/>
          </w:rPr>
          <w:t xml:space="preserve">Journal of the Society for Industrial and Applied Mathematics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8 (2): 300–304.</w:t>
        </w:r>
      </w:ins>
      <w:ins w:id="1108" w:author="PR Preview" w:date="2026-01-01T00:00:00Z">
        <w:r>
          <w:t xml:space="preserve"> </w:t>
        </w:r>
      </w:ins>
      <w:hyperlink r:id="rId39">
        <w:ins w:id="1109" w:author="PR Preview" w:date="2026-01-01T00:00:00Z">
          <w:r>
            <w:rPr>
              <w:rStyle w:val="Hyperlink"/>
            </w:rPr>
            <w:t xml:space="preserve">https://doi.org/10.1137/0108018</w:t>
          </w:r>
        </w:ins>
      </w:hyperlink>
      <w:ins w:id="1110" w:author="PR Preview" w:date="2026-01-01T00:00:00Z">
        <w:r>
          <w:t xml:space="preserve">.</w:t>
        </w:r>
      </w:ins>
    </w:p>
    <w:bookmarkEnd w:id="40"/>
    <w:bookmarkStart w:id="42" w:name="ref-shannon1948mathematical"/>
    <w:p>
      <w:pPr>
        <w:pStyle w:val="Bibliography"/>
      </w:pPr>
      <w:ins w:id="1111" w:author="PR Preview" w:date="2026-01-01T00:00:00Z">
        <w:r>
          <w:t xml:space="preserve">Shannon, C. E. 1948.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“A Mathematical Theory of Communication.”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rPr>
            <w:i/>
            <w:iCs/>
          </w:rPr>
          <w:t xml:space="preserve">Bell System Technical Journal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27 (3): 379–423.</w:t>
        </w:r>
      </w:ins>
      <w:ins w:id="1118" w:author="PR Preview" w:date="2026-01-01T00:00:00Z">
        <w:r>
          <w:t xml:space="preserve"> </w:t>
        </w:r>
      </w:ins>
      <w:hyperlink r:id="rId41">
        <w:ins w:id="1119" w:author="PR Preview" w:date="2026-01-01T00:00:00Z">
          <w:r>
            <w:rPr>
              <w:rStyle w:val="Hyperlink"/>
            </w:rPr>
            <w:t xml:space="preserve">https://doi.org/10.1002/j.1538-7305.1948.tb01338.x</w:t>
          </w:r>
        </w:ins>
      </w:hyperlink>
      <w:ins w:id="1120" w:author="PR Preview" w:date="2026-01-01T00:00:00Z">
        <w:r>
          <w:t xml:space="preserve">.</w:t>
        </w:r>
      </w:ins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hyperlink" Target="https://doi.org/10.1002/j.1538-7305.1948.tb01338.x" TargetMode="External"/><Relationship Id="rId36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0108018" TargetMode="External"/><Relationship Id="rId26" Type="http://schemas.openxmlformats.org/officeDocument/2006/relationships/hyperlink" Target="https://morrison-lab.github.io/cds/" TargetMode="External"/><Relationship Id="rId13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doi.org/10.1002/j.1538-7305.1948.tb01338.x" TargetMode="External"/><Relationship Id="rId36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0108018" TargetMode="External"/><Relationship Id="rId26" Type="http://schemas.openxmlformats.org/officeDocument/2006/relationships/hyperlink" Target="https://morrison-lab.github.io/cds/" TargetMode="External"/><Relationship Id="rId13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2026-10-14T18:10:15Z</dcterms:created>
  <dcterms:modified xsi:type="dcterms:W3CDTF">2026-10-14T18:10:15Z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