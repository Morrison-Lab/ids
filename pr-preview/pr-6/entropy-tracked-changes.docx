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Entropy and mutual information</w:t>
      </w:r>
    </w:p>
    <w:p>
      <w:pPr>
        <w:pStyle w:val="Date"/>
      </w:pPr>
      <w:del w:id="1" w:author="PR Preview" w:date="2026-01-01T00:00:00Z">
        <w:r>
          <w:delText xml:space="preserve">Last modified: 2026-10-12 02:31:20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14:07:46 (PDT)</w:t>
        </w:r>
      </w:ins>
    </w:p>
    <w:p>
      <w:pPr>
        <w:pStyle w:val="FirstParagraph"/>
      </w:pPr>
      <w:r>
        <w:t xml:space="preserve">This page builds on the definitions of</w:t>
      </w:r>
      <w:r>
        <w:t xml:space="preserve"> </w:t>
      </w:r>
      <w:hyperlink r:id="rId9">
        <w:r>
          <w:rPr>
            <w:rStyle w:val="Hyperlink"/>
          </w:rPr>
          <w:t xml:space="preserve">entropy, cross-entropy and Kullback–Leibler divergence</w:t>
        </w:r>
      </w:hyperlink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</w:p>
    <w:bookmarkStart w:id="17" w:name="sec-surprisal"/>
    <w:p>
      <w:pPr>
        <w:pStyle w:val="Heading2"/>
      </w:pPr>
      <w:r>
        <w:t xml:space="preserve">1 Surprisal</w:t>
      </w:r>
    </w:p>
    <w:bookmarkStart w:id="10" w:name="def-surprisal"/>
    <w:p>
      <w:pPr>
        <w:pStyle w:val="FirstParagraph"/>
      </w:pPr>
      <w:r>
        <w:rPr>
          <w:b/>
          <w:bCs/>
        </w:rPr>
        <w:t xml:space="preserve">Definition 1 (Surprisal)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surprisal</w:t>
      </w:r>
      <w:r>
        <w:t xml:space="preserve"> </w:t>
      </w:r>
      <w:r>
        <w:t xml:space="preserve">of an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base-2 logarithms, surprisal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;</w:t>
      </w:r>
      <w:r>
        <w:t xml:space="preserve"> </w:t>
      </w:r>
      <w:r>
        <w:t xml:space="preserve">with natural logarithms,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</w:p>
    <w:bookmarkEnd w:id="10"/>
    <w:bookmarkStart w:id="11" w:name="exm-surprisal-coins"/>
    <w:p>
      <w:pPr>
        <w:pStyle w:val="BodyText"/>
      </w:pPr>
      <w:r>
        <w:rPr>
          <w:b/>
          <w:bCs/>
        </w:rPr>
        <w:t xml:space="preserve">Example 1 (Counting bits with fair coins)</w:t>
      </w:r>
      <w:r>
        <w:t xml:space="preserve"> </w:t>
      </w:r>
      <w:r>
        <w:t xml:space="preserve">One toss of a fair coin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equally likely outcomes,</w:t>
      </w:r>
      <w:r>
        <w:t xml:space="preserve"> </w:t>
      </w:r>
      <w:r>
        <w:t xml:space="preserve">and one binary digit is enough to record which one happened.</w:t>
      </w:r>
      <w:r>
        <w:t xml:space="preserve"> </w:t>
      </w:r>
      <w:r>
        <w:t xml:space="preserve">Two tosses have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outcomes, and two binary digits record them.</w:t>
      </w:r>
      <w:r>
        <w:t xml:space="preserve"> </w:t>
      </w:r>
      <w:r>
        <w:t xml:space="preserve">In general,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tosses have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equally likely outcomes,</w:t>
      </w:r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binary digits record them.</w:t>
      </w:r>
    </w:p>
    <w:p>
      <w:pPr>
        <w:pStyle w:val="BodyText"/>
      </w:pPr>
      <w:r>
        <w:t xml:space="preserve">Each of those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has probability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p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outcome, in bits.</w:t>
      </w:r>
    </w:p>
    <w:p>
      <w:pPr>
        <w:pStyle w:val="BodyText"/>
      </w:pPr>
      <w:r>
        <w:t xml:space="preserve">Ten tosses that all land heads have probability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ten heads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"/>
    <w:bookmarkStart w:id="12" w:name="rem-surprisal-meaning"/>
    <w:p>
      <w:pPr>
        <w:pStyle w:val="FirstParagraph"/>
      </w:pPr>
      <w:r>
        <w:rPr>
          <w:i/>
          <w:iCs/>
        </w:rPr>
        <w:t xml:space="preserve">Remark 1</w:t>
      </w:r>
      <w:r>
        <w:t xml:space="preserve"> (Unlikely outcomes carry more information). </w:t>
      </w:r>
      <w:r>
        <w:t xml:space="preserve">Surprisal is large when an outcome was unlikely,</w:t>
      </w:r>
      <w:r>
        <w:t xml:space="preserve"> </w:t>
      </w:r>
      <w:r>
        <w:t xml:space="preserve">and it falls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the outcome becomes certain.</w:t>
      </w:r>
      <w:r>
        <w:t xml:space="preserve"> </w:t>
      </w:r>
      <w:r>
        <w:t xml:space="preserve">Correctly predicting heads on one toss of a fair coin is worth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bit;</w:t>
      </w:r>
      <w:r>
        <w:t xml:space="preserve"> </w:t>
      </w:r>
      <w:r>
        <w:t xml:space="preserve">correctly predicting ten heads in a row is worth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MacKay (2003, sec. 2.4)</w:t>
      </w:r>
      <w:r>
        <w:t xml:space="preserve"> </w:t>
      </w:r>
      <w:r>
        <w:t xml:space="preserve">calls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bits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Shannon information content</w:t>
      </w:r>
      <w:r>
        <w:t xml:space="preserve"> </w:t>
      </w:r>
      <w:r>
        <w:t xml:space="preserve">of the outcome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6" w:name="rem-entropy-expected-surprisal"/>
    <w:p>
      <w:pPr>
        <w:pStyle w:val="BodyText"/>
      </w:pPr>
      <w:r>
        <w:rPr>
          <w:i/>
          <w:iCs/>
        </w:rPr>
        <w:t xml:space="preserve">Remark 2</w:t>
      </w:r>
      <w:r>
        <w:t xml:space="preserve"> (Entropy is expected surprisal). </w:t>
      </w:r>
      <w:r>
        <w:t xml:space="preserve">The</w:t>
      </w:r>
      <w:r>
        <w:t xml:space="preserve"> </w:t>
      </w:r>
      <w:hyperlink r:id="rId13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average number of bits (with base-2 logarithms)</w:t>
      </w:r>
      <w:r>
        <w:t xml:space="preserve"> </w:t>
      </w:r>
      <w:r>
        <w:t xml:space="preserve">needed to record an outcome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each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costs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source coding theorem</w:t>
        </w:r>
      </w:hyperlink>
      <w:r>
        <w:t xml:space="preserve">,</w:t>
      </w:r>
      <w:r>
        <w:t xml:space="preserve"> </w:t>
      </w:r>
      <w:r>
        <w:t xml:space="preserve">on a later page of these notes, makes that average precise:</w:t>
      </w:r>
      <w:r>
        <w:t xml:space="preserve"> </w:t>
      </w:r>
      <w:r>
        <w:t xml:space="preserve">no uniquely decodable code does better.</w:t>
      </w:r>
    </w:p>
    <w:bookmarkEnd w:id="16"/>
    <w:bookmarkEnd w:id="17"/>
    <w:bookmarkStart w:id="22" w:name="sec-conditional-entropy"/>
    <w:p>
      <w:pPr>
        <w:pStyle w:val="Heading2"/>
      </w:pPr>
      <w:r>
        <w:t xml:space="preserve">2 Joint and conditional entropy</w:t>
      </w:r>
    </w:p>
    <w:bookmarkStart w:id="18" w:name="def-joint-entropy"/>
    <w:p>
      <w:pPr>
        <w:pStyle w:val="FirstParagraph"/>
      </w:pPr>
      <w:r>
        <w:rPr>
          <w:b/>
          <w:bCs/>
        </w:rPr>
        <w:t xml:space="preserve">Definition 2 (Joint entropy)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discrete random variables with joint</w:t>
      </w:r>
      <w:r>
        <w:t xml:space="preserve"> </w:t>
      </w:r>
      <w:r>
        <w:t xml:space="preserve">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entropy</w:t>
      </w:r>
      <w:r>
        <w:t xml:space="preserve"> </w:t>
      </w:r>
      <w:r>
        <w:t xml:space="preserve">is the entropy of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pairs 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8"/>
    <w:bookmarkStart w:id="19" w:name="def-entropy-given-value"/>
    <w:p>
      <w:pPr>
        <w:pStyle w:val="BodyText"/>
      </w:pPr>
      <w:r>
        <w:rPr>
          <w:b/>
          <w:bCs/>
        </w:rPr>
        <w:t xml:space="preserve">Definition 3 (Entropy given one value)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in</w:t>
      </w:r>
      <w:r>
        <w:t xml:space="preserve"> </w:t>
      </w:r>
      <w:hyperlink w:anchor="def-joint-entropy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 of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given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for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values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9"/>
    <w:bookmarkStart w:id="20" w:name="def-conditional-entropy"/>
    <w:p>
      <w:pPr>
        <w:pStyle w:val="BodyText"/>
      </w:pPr>
      <w:r>
        <w:rPr>
          <w:b/>
          <w:bCs/>
        </w:rPr>
        <w:t xml:space="preserve">Definition 4 (Conditional entropy)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in</w:t>
      </w:r>
      <w:r>
        <w:t xml:space="preserve"> </w:t>
      </w:r>
      <w:hyperlink w:anchor="def-joint-entropy">
        <w:r>
          <w:rPr>
            <w:rStyle w:val="Hyperlink"/>
          </w:rPr>
          <w:t xml:space="preserve">Definition 2</w:t>
        </w:r>
      </w:hyperlink>
      <w:r>
        <w:t xml:space="preserve">, write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entropy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the</w:t>
      </w:r>
      <w:r>
        <w:t xml:space="preserve"> </w:t>
      </w:r>
      <w:hyperlink w:anchor="def-entropy-given-value">
        <w:r>
          <w:rPr>
            <w:rStyle w:val="Hyperlink"/>
          </w:rPr>
          <w:t xml:space="preserve">entropy of</w:t>
        </w:r>
        <w:r>
          <w:rPr>
            <w:rStyle w:val="Hyperlink"/>
          </w:rPr>
          <w:t xml:space="preserve"> </w:t>
        </w:r>
        <m:oMath>
          <m:r>
            <m:t>Y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given each value of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0"/>
    <w:bookmarkStart w:id="21" w:name="thm-entropy-chain-rule"/>
    <w:p>
      <w:pPr>
        <w:pStyle w:val="BodyText"/>
      </w:pPr>
      <w:r>
        <w:rPr>
          <w:b/>
          <w:bCs/>
        </w:rPr>
        <w:t xml:space="preserve">Theorem 1 (Chain rule for entropy)</w:t>
      </w:r>
      <w:r>
        <w:t xml:space="preserve"> </w:t>
      </w:r>
      <w:r>
        <w:t xml:space="preserve">For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Use the notation of</w:t>
      </w:r>
      <w:r>
        <w:t xml:space="preserve"> </w:t>
      </w:r>
      <w:hyperlink w:anchor="def-entropy-given-valu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</w:t>
      </w:r>
      <w:r>
        <w:t xml:space="preserve"> </w:t>
      </w:r>
      <w:hyperlink w:anchor="def-conditional-entropy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with every sum over the pairs 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fourth line groups the terms by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uses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second sum;</w:t>
      </w:r>
      <w:r>
        <w:t xml:space="preserve"> </w:t>
      </w:r>
      <w:r>
        <w:t xml:space="preserve">the fifth uses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definition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31" w:name="sec-mutual-information"/>
    <w:p>
      <w:pPr>
        <w:pStyle w:val="Heading2"/>
      </w:pPr>
      <w:r>
        <w:t xml:space="preserve">3 Mutual information</w:t>
      </w:r>
    </w:p>
    <w:bookmarkStart w:id="23" w:name="def-mutual-information"/>
    <w:p>
      <w:pPr>
        <w:pStyle w:val="FirstParagraph"/>
      </w:pPr>
      <w:r>
        <w:rPr>
          <w:b/>
          <w:bCs/>
        </w:rPr>
        <w:t xml:space="preserve">Definition 5 (Mutual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mutual information</w:t>
      </w:r>
      <w:r>
        <w:t xml:space="preserve"> </w:t>
      </w:r>
      <w:r>
        <w:t xml:space="preserve">between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 entropies</w:t>
      </w:r>
      <w:r>
        <w:t xml:space="preserve"> </w:t>
      </w:r>
      <w:r>
        <w:t xml:space="preserve">is the reduction in the</w:t>
      </w:r>
      <w:r>
        <w:t xml:space="preserve"> </w:t>
      </w:r>
      <w:hyperlink r:id="rId13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learning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conditional-entropy">
        <w:r>
          <w:rPr>
            <w:rStyle w:val="Hyperlink"/>
          </w:rPr>
          <w:t xml:space="preserve">conditional entropy</w:t>
        </w:r>
      </w:hyperlink>
      <w:r>
        <w:t xml:space="preserve">.</w:t>
      </w:r>
    </w:p>
    <w:bookmarkEnd w:id="23"/>
    <w:bookmarkStart w:id="24" w:name="thm-mutual-information-symmetric"/>
    <w:p>
      <w:pPr>
        <w:pStyle w:val="BodyText"/>
      </w:pPr>
      <w:r>
        <w:rPr>
          <w:b/>
          <w:bCs/>
        </w:rPr>
        <w:t xml:space="preserve">Theorem 2 (Mutual information is symmetric)</w:t>
      </w:r>
      <w:r>
        <w:t xml:space="preserve"> </w:t>
      </w:r>
      <w:r>
        <w:t xml:space="preserve">For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 entropies,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;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w:anchor="thm-entropy-chain-rule">
        <w:r>
          <w:rPr>
            <w:rStyle w:val="Hyperlink"/>
          </w:rPr>
          <w:t xml:space="preserve">chain rule</w:t>
        </w:r>
      </w:hyperlink>
      <w:r>
        <w:t xml:space="preserve"> </w:t>
      </w:r>
      <w:r>
        <w:t xml:space="preserve">expands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either order: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Subtracting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outer two expressions gives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mutual-inform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left side is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;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definition.</w:t>
      </w:r>
    </w:p>
    <w:bookmarkStart w:id="26" w:name="rem-mutual-information-kl"/>
    <w:p>
      <w:pPr>
        <w:pStyle w:val="BodyText"/>
      </w:pPr>
      <w:r>
        <w:rPr>
          <w:i/>
          <w:iCs/>
        </w:rPr>
        <w:t xml:space="preserve">Remark 3</w:t>
      </w:r>
      <w:r>
        <w:t xml:space="preserve"> (Mutual information as a divergence). </w:t>
      </w:r>
      <w:r>
        <w:t xml:space="preserve">Cover and Thomas (2006, sec. 2.3)</w:t>
      </w:r>
      <w:r>
        <w:t xml:space="preserve"> </w:t>
      </w:r>
      <w:r>
        <w:t xml:space="preserve">define mutual information</w:t>
      </w:r>
      <w:r>
        <w:t xml:space="preserve"> </w:t>
      </w:r>
      <w:r>
        <w:t xml:space="preserve">as the</w:t>
      </w:r>
      <w:r>
        <w:t xml:space="preserve"> </w:t>
      </w:r>
      <w:hyperlink r:id="rId25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product of its marginals,</w:t>
      </w:r>
      <w:r>
        <w:t xml:space="preserve"> </w:t>
      </w:r>
      <w:r>
        <w:t xml:space="preserve">and show that this equals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(Cover and Thomas 2006, sec. 2.4)</w:t>
      </w:r>
      <w:r>
        <w:t xml:space="preserve">.</w:t>
      </w:r>
      <w:r>
        <w:t xml:space="preserve"> </w:t>
      </w:r>
      <w:r>
        <w:t xml:space="preserve">Since a Kullback–Leibler divergence is never negative,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the two distributions are equal</w:t>
      </w:r>
      <w:r>
        <w:t xml:space="preserve"> </w:t>
      </w:r>
      <w:r>
        <w:t xml:space="preserve">(Cover and Thomas 2006, sec. 2.6)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 with equality exactly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Learning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never raises the entropy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 average.</w:t>
      </w:r>
    </w:p>
    <w:bookmarkEnd w:id="26"/>
    <w:bookmarkStart w:id="27" w:name="def-information-gain"/>
    <w:p>
      <w:pPr>
        <w:pStyle w:val="BodyText"/>
      </w:pPr>
      <w:r>
        <w:rPr>
          <w:b/>
          <w:bCs/>
        </w:rPr>
        <w:t xml:space="preserve">Definition 6 (Information gain)</w:t>
      </w:r>
      <w:r>
        <w:t xml:space="preserve"> </w:t>
      </w:r>
      <w:r>
        <w:t xml:space="preserve">A decision tree splits the points at a node into branches.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information gain</w:t>
      </w:r>
      <w:r>
        <w:t xml:space="preserve"> </w:t>
      </w:r>
      <w:r>
        <w:t xml:space="preserve">of the split is</w:t>
      </w:r>
      <w:r>
        <w:t xml:space="preserve"> </w:t>
      </w:r>
      <w:r>
        <w:t xml:space="preserve">the entropy of the class labels at the node,</w:t>
      </w:r>
      <w:r>
        <w:t xml:space="preserve"> </w:t>
      </w:r>
      <w:r>
        <w:t xml:space="preserve">minus the entropy of the labels in each branch,</w:t>
      </w:r>
      <w:r>
        <w:t xml:space="preserve"> </w:t>
      </w:r>
      <w:r>
        <w:t xml:space="preserve">weighted by the share of the node’s points that branch holds</w:t>
      </w:r>
      <w:r>
        <w:t xml:space="preserve"> </w:t>
      </w:r>
      <w:r>
        <w:t xml:space="preserve">(Quinlan 1986)</w:t>
      </w:r>
      <w:r>
        <w:t xml:space="preserve">.</w:t>
      </w:r>
    </w:p>
    <w:bookmarkEnd w:id="27"/>
    <w:bookmarkStart w:id="28" w:name="rem-information-gain"/>
    <w:p>
      <w:pPr>
        <w:pStyle w:val="BodyText"/>
      </w:pPr>
      <w:r>
        <w:rPr>
          <w:i/>
          <w:iCs/>
        </w:rPr>
        <w:t xml:space="preserve">Remark 4</w:t>
      </w:r>
      <w:r>
        <w:t xml:space="preserve"> (Information gain is mutual information). </w:t>
      </w:r>
      <w:r>
        <w:t xml:space="preserve">Draw one point uniformly at random from the node of</w:t>
      </w:r>
      <w:r>
        <w:t xml:space="preserve"> </w:t>
      </w:r>
      <w:hyperlink w:anchor="def-information-gain">
        <w:r>
          <w:rPr>
            <w:rStyle w:val="Hyperlink"/>
          </w:rPr>
          <w:t xml:space="preserve">Definition 6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its class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branch it falls into.</w:t>
      </w:r>
      <w:r>
        <w:t xml:space="preserve"> </w:t>
      </w:r>
      <w:r>
        <w:t xml:space="preserve">Then the entropy at the node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weighted entropy left in the branches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information gain is the</w:t>
      </w:r>
      <w:r>
        <w:t xml:space="preserve"> </w:t>
      </w:r>
      <w:hyperlink w:anchor="def-mutual-information">
        <w:r>
          <w:rPr>
            <w:rStyle w:val="Hyperlink"/>
          </w:rPr>
          <w:t xml:space="preserve">mutual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r-information-gain"/>
    <w:p>
      <w:pPr>
        <w:pStyle w:val="BodyText"/>
      </w:pPr>
      <w:r>
        <w:rPr>
          <w:b/>
          <w:bCs/>
        </w:rPr>
        <w:t xml:space="preserve">Exercise 1 (Choosing between two splits)</w:t>
      </w:r>
      <w:r>
        <w:t xml:space="preserve"> </w:t>
      </w:r>
      <w:r>
        <w:t xml:space="preserve">A node holds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points,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green.</w:t>
      </w:r>
      <w:r>
        <w:t xml:space="preserve"> </w:t>
      </w:r>
      <w:r>
        <w:t xml:space="preserve">Two candidate splits each send the points into two branches: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green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m:oMath>
              <m:r>
                <m:t>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Draw one point uniformly at random from the node,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its color, 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branch it falls into</w:t>
      </w:r>
      <w:r>
        <w:t xml:space="preserve"> </w:t>
      </w:r>
      <w:r>
        <w:t xml:space="preserve">(</w:t>
      </w:r>
      <w:hyperlink w:anchor="rem-information-gain">
        <w:r>
          <w:rPr>
            <w:rStyle w:val="Hyperlink"/>
          </w:rPr>
          <w:t xml:space="preserve">Remark 4</w:t>
        </w:r>
      </w:hyperlink>
      <w:r>
        <w:t xml:space="preserve">).</w:t>
      </w:r>
      <w:r>
        <w:t xml:space="preserve"> </w:t>
      </w:r>
      <w:r>
        <w:t xml:space="preserve">The information gain of each split (</w:t>
      </w:r>
      <w:hyperlink w:anchor="def-information-gain">
        <w:r>
          <w:rPr>
            <w:rStyle w:val="Hyperlink"/>
          </w:rPr>
          <w:t xml:space="preserve">Definition 6</w:t>
        </w:r>
      </w:hyperlink>
      <w:r>
        <w:t xml:space="preserve">) is then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Use base-2 logarithms throughout.</w:t>
      </w:r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For each split, compute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branches,</w:t>
      </w:r>
      <w:r>
        <w:t xml:space="preserve"> </w:t>
      </w:r>
      <w:r>
        <w:t xml:space="preserve">and 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Compute the information gain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split.</w:t>
      </w:r>
      <w:r>
        <w:t xml:space="preserve"> </w:t>
      </w:r>
      <w:r>
        <w:t xml:space="preserve">Which split has the larger gain?</w:t>
      </w:r>
    </w:p>
    <w:bookmarkEnd w:id="29"/>
    <w:bookmarkStart w:id="30" w:name="sol-information-ga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Half the points are red,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A branch holding one color only has entropy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split A,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 points of</w:t>
      </w:r>
      <w:r>
        <w:t xml:space="preserve"> </w:t>
      </w:r>
      <m:oMath>
        <m:r>
          <m:t>16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no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>
                    <m:t>16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>
                    <m:t>16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16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16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0.531</m:t>
              </m:r>
              <m:r>
                <m:rPr>
                  <m:sty m:val="p"/>
                </m:rPr>
                <m:t>+</m:t>
              </m:r>
              <m:r>
                <m:t>0.424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0.954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 and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</w:t>
      </w:r>
      <w:r>
        <w:t xml:space="preserve"> </w:t>
      </w:r>
      <m:oMath>
        <m:r>
          <m:t>16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0.954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0.764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split B, 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 points of</w:t>
      </w:r>
      <w:r>
        <w:t xml:space="preserve"> </w:t>
      </w:r>
      <m:oMath>
        <m:r>
          <m:t>15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yes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0.528</m:t>
              </m:r>
              <m:r>
                <m:rPr>
                  <m:sty m:val="p"/>
                </m:rPr>
                <m:t>+</m:t>
              </m:r>
              <m:r>
                <m:t>0.390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0.918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 and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</w:t>
      </w:r>
      <w:r>
        <w:t xml:space="preserve"> </w:t>
      </w:r>
      <m:oMath>
        <m:r>
          <m:t>5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15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0.918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0.689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def-mutual-information">
        <w:r>
          <w:rPr>
            <w:rStyle w:val="Hyperlink"/>
          </w:rPr>
          <w:t xml:space="preserve">Definition 5</w:t>
        </w:r>
      </w:hyperlink>
      <w:r>
        <w:t xml:space="preserve">, the gain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split A: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0.764</m:t>
        </m:r>
        <m:r>
          <m:rPr>
            <m:sty m:val="p"/>
          </m:rPr>
          <m:t>=</m:t>
        </m:r>
        <m:r>
          <m:t>0.236</m:t>
        </m:r>
      </m:oMath>
      <w:r>
        <w:t xml:space="preserve"> </w:t>
      </w:r>
      <w:r>
        <w:t xml:space="preserve">bits</w:t>
      </w:r>
    </w:p>
    <w:p>
      <w:pPr>
        <w:pStyle w:val="Compact"/>
        <w:numPr>
          <w:ilvl w:val="1"/>
          <w:numId w:val="1003"/>
        </w:numPr>
      </w:pPr>
      <w:r>
        <w:t xml:space="preserve">split B: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0.689</m:t>
        </m:r>
        <m:r>
          <m:rPr>
            <m:sty m:val="p"/>
          </m:rPr>
          <m:t>=</m:t>
        </m:r>
        <m:r>
          <m:t>0.311</m:t>
        </m:r>
      </m:oMath>
      <w:r>
        <w:t xml:space="preserve"> </w:t>
      </w:r>
      <w:r>
        <w:t xml:space="preserve">bits</w:t>
      </w:r>
    </w:p>
    <w:p>
      <w:pPr>
        <w:numPr>
          <w:ilvl w:val="0"/>
          <w:numId w:val="1000"/>
        </w:numPr>
      </w:pPr>
      <w:r>
        <w:t xml:space="preserve">Split B has the larger gain.</w:t>
      </w:r>
      <w:r>
        <w:t xml:space="preserve"> </w:t>
      </w:r>
      <w:r>
        <w:t xml:space="preserve">Both splits isolate a branch of one color,</w:t>
      </w:r>
      <w:r>
        <w:t xml:space="preserve"> </w:t>
      </w:r>
      <w:r>
        <w:t xml:space="preserve">so the gain depends on the other, mixed branch.</w:t>
      </w:r>
      <w:r>
        <w:t xml:space="preserve"> </w:t>
      </w:r>
      <w:r>
        <w:t xml:space="preserve">B’s mixed branch,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red against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green,</w:t>
      </w:r>
      <w:r>
        <w:t xml:space="preserve"> </w:t>
      </w:r>
      <w:r>
        <w:t xml:space="preserve">is more lopsided than A’s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10</m:t>
        </m:r>
      </m:oMath>
      <w:r>
        <w:t xml:space="preserve">, so it has less entropy,</w:t>
      </w:r>
      <w:r>
        <w:t xml:space="preserve"> </w:t>
      </w:r>
      <w:r>
        <w:t xml:space="preserve">and it also holds fewer of the points,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16</m:t>
        </m:r>
      </m:oMath>
      <w:r>
        <w:t xml:space="preserve">,</w:t>
      </w:r>
      <w:r>
        <w:t xml:space="preserve"> </w:t>
      </w:r>
      <w:r>
        <w:t xml:space="preserve">so its entropy gets less weight.</w:t>
      </w:r>
    </w:p>
    <w:bookmarkEnd w:id="30"/>
    <w:bookmarkEnd w:id="31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3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32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33"/>
    <w:bookmarkStart w:id="34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34"/>
    <w:bookmarkStart w:id="36" w:name="ref-quinlan1986induction"/>
    <w:p>
      <w:pPr>
        <w:pStyle w:val="Bibliography"/>
      </w:pPr>
      <w:r>
        <w:t xml:space="preserve">Quinlan, J. R. 1986.</w:t>
      </w:r>
      <w:r>
        <w:t xml:space="preserve"> </w:t>
      </w:r>
      <w:r>
        <w:t xml:space="preserve">“Induction of Decision Trees.”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 </w:t>
      </w:r>
      <w:r>
        <w:t xml:space="preserve">1 (1): 81–106.</w:t>
      </w:r>
      <w:r>
        <w:t xml:space="preserve"> </w:t>
      </w:r>
      <w:hyperlink r:id="rId35">
        <w:r>
          <w:rPr>
            <w:rStyle w:val="Hyperlink"/>
          </w:rPr>
          <w:t xml:space="preserve">https://doi.org/10.1007/BF00116251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https://doi.org/10.1002/047174882X" TargetMode="External"/><Relationship Id="rId35" Type="http://schemas.openxmlformats.org/officeDocument/2006/relationships/hyperlink" Target="https://doi.org/10.1007/BF00116251" TargetMode="External"/><Relationship Id="rId13" Type="http://schemas.openxmlformats.org/officeDocument/2006/relationships/hyperlink" Target="https://morrison-lab.github.io/pds/expectation.html#def-entropy" TargetMode="External"/><Relationship Id="rId14" Type="http://schemas.openxmlformats.org/officeDocument/2006/relationships/hyperlink" Target="https://morrison-lab.github.io/pds/expectation.html#def-expectation" TargetMode="External"/><Relationship Id="rId25" Type="http://schemas.openxmlformats.org/officeDocument/2006/relationships/hyperlink" Target="https://morrison-lab.github.io/pds/expectation.html#def-kl-divergence" TargetMode="External"/><Relationship Id="rId9" Type="http://schemas.openxmlformats.org/officeDocument/2006/relationships/hyperlink" Target="https://morrison-lab.github.io/pds/expectation.html#sec-entropy" TargetMode="External"/><Relationship Id="rId15" Type="http://schemas.openxmlformats.org/officeDocument/2006/relationships/hyperlink" Target="source-coding.qmd#thm-source-coding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https://doi.org/10.1002/047174882X" TargetMode="External"/><Relationship Id="rId35" Type="http://schemas.openxmlformats.org/officeDocument/2006/relationships/hyperlink" Target="https://doi.org/10.1007/BF00116251" TargetMode="External"/><Relationship Id="rId13" Type="http://schemas.openxmlformats.org/officeDocument/2006/relationships/hyperlink" Target="https://morrison-lab.github.io/pds/expectation.html#def-entropy" TargetMode="External"/><Relationship Id="rId14" Type="http://schemas.openxmlformats.org/officeDocument/2006/relationships/hyperlink" Target="https://morrison-lab.github.io/pds/expectation.html#def-expectation" TargetMode="External"/><Relationship Id="rId25" Type="http://schemas.openxmlformats.org/officeDocument/2006/relationships/hyperlink" Target="https://morrison-lab.github.io/pds/expectation.html#def-kl-divergence" TargetMode="External"/><Relationship Id="rId9" Type="http://schemas.openxmlformats.org/officeDocument/2006/relationships/hyperlink" Target="https://morrison-lab.github.io/pds/expectation.html#sec-entropy" TargetMode="External"/><Relationship Id="rId15" Type="http://schemas.openxmlformats.org/officeDocument/2006/relationships/hyperlink" Target="source-coding.qmd#thm-source-cod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Entropy and mutual information</dc:title>
  <dc:creator/>
  <cp:keywords/>
  <dcterms:created xsi:type="dcterms:W3CDTF">2026-10-13T21:11:40Z</dcterms:created>
  <dcterms:modified xsi:type="dcterms:W3CDTF">2026-10-13T21:11:40Z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14:07:46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