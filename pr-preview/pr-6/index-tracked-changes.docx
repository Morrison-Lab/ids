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2026-10-12 02:31:20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14:07:46 (PDT)</w:t>
        </w:r>
      </w:ins>
    </w:p>
    <w:bookmarkStart w:id="13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channel coding: channel capacity and the noisy-channel coding theorem</w:t>
      </w:r>
    </w:p>
    <w:p>
      <w:pPr>
        <w:pStyle w:val="Compact"/>
        <w:numPr>
          <w:ilvl w:val="0"/>
          <w:numId w:val="1002"/>
        </w:numPr>
      </w:pPr>
      <w:r>
        <w:t xml:space="preserve">Kolmogorov complexity, and how it relates to Shannon entropy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1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</w:p>
    <w:bookmarkEnd w:id="13"/>
    <w:bookmarkStart w:id="17" w:name="where-to-read-about-the-planned-topics"/>
    <w:p>
      <w:pPr>
        <w:pStyle w:val="Heading2"/>
      </w:pPr>
      <w:ins w:id="3" w:author="PR Preview" w:date="2026-01-01T00:00:00Z">
        <w:r>
          <w:t xml:space="preserve">Where to read about the planned topics</w:t>
        </w:r>
      </w:ins>
    </w:p>
    <w:p>
      <w:pPr>
        <w:pStyle w:val="FirstParagraph"/>
      </w:pPr>
      <w:ins w:id="4" w:author="PR Preview" w:date="2026-01-01T00:00:00Z">
        <w:r>
          <w:t xml:space="preserve">Stanford’s information theory courses cover the planned topics above,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and they publish their course pages:</w:t>
        </w:r>
      </w:ins>
    </w:p>
    <w:p>
      <w:pPr>
        <w:pStyle w:val="Compact"/>
        <w:numPr>
          <w:ilvl w:val="0"/>
          <w:numId w:val="1003"/>
        </w:numPr>
      </w:pPr>
      <w:hyperlink r:id="rId14">
        <w:ins w:id="7" w:author="PR Preview" w:date="2026-01-01T00:00:00Z">
          <w:r>
            <w:rPr>
              <w:rStyle w:val="Hyperlink"/>
            </w:rPr>
            <w:t xml:space="preserve">EE 276,</w:t>
          </w:r>
        </w:ins>
        <w:ins w:id="8" w:author="PR Preview" w:date="2026-01-01T00:00:00Z">
          <w:r>
            <w:rPr>
              <w:rStyle w:val="Hyperlink"/>
            </w:rPr>
            <w:t xml:space="preserve"> </w:t>
          </w:r>
        </w:ins>
        <w:ins w:id="9" w:author="PR Preview" w:date="2026-01-01T00:00:00Z">
          <w:r>
            <w:rPr>
              <w:rStyle w:val="Hyperlink"/>
              <w:i/>
              <w:iCs/>
            </w:rPr>
            <w:t xml:space="preserve">Information Theory</w:t>
          </w:r>
        </w:ins>
      </w:hyperlink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(Tsachy Weissman) covers entropy and mutual information,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the asymptotic equipartition property, prefix codes and Huffman codes,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channel capacity and the channel coding theorem, and rate distortion.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Its</w:t>
        </w:r>
      </w:ins>
      <w:ins w:id="18" w:author="PR Preview" w:date="2026-01-01T00:00:00Z">
        <w:r>
          <w:t xml:space="preserve"> </w:t>
        </w:r>
      </w:ins>
      <w:hyperlink r:id="rId15">
        <w:ins w:id="19" w:author="PR Preview" w:date="2026-01-01T00:00:00Z">
          <w:r>
            <w:rPr>
              <w:rStyle w:val="Hyperlink"/>
            </w:rPr>
            <w:t xml:space="preserve">reading page</w:t>
          </w:r>
        </w:ins>
      </w:hyperlink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lists books and Shannon’s papers.</w:t>
        </w:r>
      </w:ins>
    </w:p>
    <w:p>
      <w:pPr>
        <w:pStyle w:val="Compact"/>
        <w:numPr>
          <w:ilvl w:val="0"/>
          <w:numId w:val="1003"/>
        </w:numPr>
      </w:pPr>
      <w:hyperlink r:id="rId16">
        <w:ins w:id="22" w:author="PR Preview" w:date="2026-01-01T00:00:00Z">
          <w:r>
            <w:rPr>
              <w:rStyle w:val="Hyperlink"/>
            </w:rPr>
            <w:t xml:space="preserve">EE 274,</w:t>
          </w:r>
        </w:ins>
        <w:ins w:id="23" w:author="PR Preview" w:date="2026-01-01T00:00:00Z">
          <w:r>
            <w:rPr>
              <w:rStyle w:val="Hyperlink"/>
            </w:rPr>
            <w:t xml:space="preserve"> </w:t>
          </w:r>
        </w:ins>
        <w:ins w:id="24" w:author="PR Preview" w:date="2026-01-01T00:00:00Z">
          <w:r>
            <w:rPr>
              <w:rStyle w:val="Hyperlink"/>
              <w:i/>
              <w:iCs/>
            </w:rPr>
            <w:t xml:space="preserve">Data Compression, Theory and Applications</w:t>
          </w:r>
        </w:ins>
      </w:hyperlink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covers entropy coding and how tools such as gzip and bzip2 work,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then lossy image and video coding.</w:t>
        </w:r>
      </w:ins>
    </w:p>
    <w:p>
      <w:pPr>
        <w:pStyle w:val="FirstParagraph"/>
      </w:pPr>
      <w:ins w:id="29" w:author="PR Preview" w:date="2026-01-01T00:00:00Z">
        <w:r>
          <w:t xml:space="preserve">The courses’ own notes and slides carry no license,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so these notes link to them and do not reuse their text.</w:t>
        </w:r>
      </w:ins>
    </w:p>
    <w:bookmarkEnd w:id="17"/>
    <w:bookmarkStart w:id="18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entropy.qmd" TargetMode="External"/><Relationship Id="rId12" Type="http://schemas.openxmlformats.org/officeDocument/2006/relationships/hyperlink" Target="https://morrison-lab.github.io/cds/" TargetMode="External"/><Relationship Id="rId11" Type="http://schemas.openxmlformats.org/officeDocument/2006/relationships/hyperlink" Target="https://morrison-lab.github.io/pds/expectation.html#sec-entropy" TargetMode="External"/><Relationship Id="rId16" Type="http://schemas.openxmlformats.org/officeDocument/2006/relationships/hyperlink" Target="https://stanforddatacompressionclass.github.io/Fall22/" TargetMode="External"/><Relationship Id="rId14" Type="http://schemas.openxmlformats.org/officeDocument/2006/relationships/hyperlink" Target="https://web.stanford.edu/class/ee276/" TargetMode="External"/><Relationship Id="rId15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entropy.qmd" TargetMode="External"/><Relationship Id="rId12" Type="http://schemas.openxmlformats.org/officeDocument/2006/relationships/hyperlink" Target="https://morrison-lab.github.io/cds/" TargetMode="External"/><Relationship Id="rId11" Type="http://schemas.openxmlformats.org/officeDocument/2006/relationships/hyperlink" Target="https://morrison-lab.github.io/pds/expectation.html#sec-entropy" TargetMode="External"/><Relationship Id="rId16" Type="http://schemas.openxmlformats.org/officeDocument/2006/relationships/hyperlink" Target="https://stanforddatacompressionclass.github.io/Fall22/" TargetMode="External"/><Relationship Id="rId14" Type="http://schemas.openxmlformats.org/officeDocument/2006/relationships/hyperlink" Target="https://web.stanford.edu/class/ee276/" TargetMode="External"/><Relationship Id="rId15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2026-10-13T21:11:59Z</dcterms:created>
  <dcterms:modified xsi:type="dcterms:W3CDTF">2026-10-13T21:11:59Z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14:07:46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