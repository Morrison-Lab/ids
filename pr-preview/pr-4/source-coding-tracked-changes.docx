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Source coding</w:t>
        </w:r>
      </w:ins>
    </w:p>
    <w:p>
      <w:pPr>
        <w:pStyle w:val="Date"/>
      </w:pPr>
      <w:ins w:id="2" w:author="PR Preview" w:date="2026-01-01T00:00:00Z">
        <w:r>
          <w:t xml:space="preserve">Last modified: 2026-10-12 02:20:51 (PDT)</w:t>
        </w:r>
      </w:ins>
    </w:p>
    <w:bookmarkStart w:id="13" w:name="sec-codes"/>
    <w:p>
      <w:pPr>
        <w:pStyle w:val="Heading2"/>
      </w:pPr>
      <w:ins w:id="3" w:author="PR Preview" w:date="2026-01-01T00:00:00Z">
        <w:r>
          <w:t xml:space="preserve">1 Codes</w:t>
        </w:r>
      </w:ins>
    </w:p>
    <w:bookmarkStart w:id="9" w:name="def-code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Definition 1 (Binary code)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Let</w:t>
        </w:r>
      </w:ins>
      <w:ins w:id="7" w:author="PR Preview" w:date="2026-01-01T00:00:00Z">
        <w:r>
          <w:t xml:space="preserve"> </w:t>
        </w:r>
      </w:ins>
      <m:oMath>
        <m:r>
          <m:t>X</m:t>
        </m:r>
      </m:oMath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be a discrete random variable.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rPr>
            <w:b/>
            <w:bCs/>
          </w:rPr>
          <w:t xml:space="preserve">binary code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for</w:t>
        </w:r>
      </w:ins>
      <w:ins w:id="16" w:author="PR Preview" w:date="2026-01-01T00:00:00Z">
        <w:r>
          <w:t xml:space="preserve"> </w:t>
        </w:r>
      </w:ins>
      <m:oMath>
        <m:r>
          <m:t>X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assigns each value</w:t>
        </w:r>
      </w:ins>
      <w:ins w:id="19" w:author="PR Preview" w:date="2026-01-01T00:00:00Z">
        <w:r>
          <w:t xml:space="preserve"> </w:t>
        </w:r>
      </w:ins>
      <m:oMath>
        <m:r>
          <m:t>x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rPr>
            <w:i/>
            <w:iCs/>
          </w:rPr>
          <w:t xml:space="preserve">codeword</w:t>
        </w:r>
      </w:ins>
      <w:ins w:id="24" w:author="PR Preview" w:date="2026-01-01T00:00:00Z">
        <w:r>
          <w:t xml:space="preserve">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 finite string of binary digits, of length</w:t>
        </w:r>
      </w:ins>
      <w:ins w:id="27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8" w:author="PR Preview" w:date="2026-01-01T00:00:00Z">
        <w:r>
          <w:t xml:space="preserve">.</w:t>
        </w:r>
      </w:ins>
    </w:p>
    <w:bookmarkEnd w:id="9"/>
    <w:bookmarkStart w:id="10" w:name="def-uniquely-decodable"/>
    <w:p>
      <w:pPr>
        <w:pStyle w:val="BodyText"/>
      </w:pPr>
      <w:ins w:id="29" w:author="PR Preview" w:date="2026-01-01T00:00:00Z">
        <w:r>
          <w:rPr>
            <w:b/>
            <w:bCs/>
          </w:rPr>
          <w:t xml:space="preserve">Definition 2 (Uniquely decodable code)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</w:t>
        </w:r>
      </w:ins>
      <w:ins w:id="32" w:author="PR Preview" w:date="2026-01-01T00:00:00Z">
        <w:r>
          <w:t xml:space="preserve"> </w:t>
        </w:r>
      </w:ins>
      <w:hyperlink w:anchor="def-code">
        <w:ins w:id="33" w:author="PR Preview" w:date="2026-01-01T00:00:00Z">
          <w:r>
            <w:rPr>
              <w:rStyle w:val="Hyperlink"/>
            </w:rPr>
            <w:t xml:space="preserve">binary code</w:t>
          </w:r>
        </w:ins>
      </w:hyperlink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is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rPr>
            <w:b/>
            <w:bCs/>
          </w:rPr>
          <w:t xml:space="preserve">uniquely decodable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if every finite sequence of codewords, written one after another,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can be split back into codewords in only one way.</w:t>
        </w:r>
      </w:ins>
    </w:p>
    <w:bookmarkEnd w:id="10"/>
    <w:bookmarkStart w:id="11" w:name="def-expected-length"/>
    <w:p>
      <w:pPr>
        <w:pStyle w:val="BodyText"/>
      </w:pPr>
      <w:ins w:id="42" w:author="PR Preview" w:date="2026-01-01T00:00:00Z">
        <w:r>
          <w:rPr>
            <w:b/>
            <w:bCs/>
          </w:rPr>
          <w:t xml:space="preserve">Definition 3 (Expected length)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expected length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of a</w:t>
        </w:r>
      </w:ins>
      <w:ins w:id="49" w:author="PR Preview" w:date="2026-01-01T00:00:00Z">
        <w:r>
          <w:t xml:space="preserve"> </w:t>
        </w:r>
      </w:ins>
      <w:hyperlink w:anchor="def-code">
        <w:ins w:id="50" w:author="PR Preview" w:date="2026-01-01T00:00:00Z">
          <w:r>
            <w:rPr>
              <w:rStyle w:val="Hyperlink"/>
            </w:rPr>
            <w:t xml:space="preserve">binary code</w:t>
          </w:r>
        </w:ins>
      </w:hyperlink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for</w:t>
        </w:r>
      </w:ins>
      <w:ins w:id="53" w:author="PR Preview" w:date="2026-01-01T00:00:00Z">
        <w:r>
          <w:t xml:space="preserve"> </w:t>
        </w:r>
      </w:ins>
      <m:oMath>
        <m:r>
          <m:t>X</m:t>
        </m:r>
      </m:oMath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where</w:t>
        </w:r>
      </w:ins>
      <w:ins w:id="57" w:author="PR Preview" w:date="2026-01-01T00:00:00Z">
        <w:r>
          <w:t xml:space="preserve"> </w:t>
        </w:r>
      </w:ins>
      <m:oMath>
        <m:r>
          <m:t>X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has probability mass function</w:t>
        </w:r>
      </w:ins>
      <w:ins w:id="6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61" w:author="PR Preview" w:date="2026-01-01T00:00:00Z">
        <w:r>
          <w:t xml:space="preserve">,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ins w:id="62" w:author="PR Preview" w:date="2026-01-01T00:00:00Z">
        <w:r>
          <w:rPr>
            <w:i/>
            <w:iCs/>
          </w:rPr>
          <w:t xml:space="preserve">Remark 1</w:t>
        </w:r>
      </w:ins>
      <w:ins w:id="63" w:author="PR Preview" w:date="2026-01-01T00:00:00Z">
        <w:r>
          <w:t xml:space="preserve"> (Short codewords for common values). </w:t>
        </w:r>
      </w:ins>
      <w:ins w:id="64" w:author="PR Preview" w:date="2026-01-01T00:00:00Z">
        <w:r>
          <w:t xml:space="preserve">A code with a small</w:t>
        </w:r>
      </w:ins>
      <w:ins w:id="65" w:author="PR Preview" w:date="2026-01-01T00:00:00Z">
        <w:r>
          <w:t xml:space="preserve"> </w:t>
        </w:r>
      </w:ins>
      <w:hyperlink w:anchor="def-expected-length">
        <w:ins w:id="66" w:author="PR Preview" w:date="2026-01-01T00:00:00Z">
          <w:r>
            <w:rPr>
              <w:rStyle w:val="Hyperlink"/>
            </w:rPr>
            <w:t xml:space="preserve">expected length</w:t>
          </w:r>
        </w:ins>
      </w:hyperlink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gives frequent values short codewords and rare values long ones,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since each value’s length counts in</w:t>
        </w:r>
      </w:ins>
      <w:ins w:id="71" w:author="PR Preview" w:date="2026-01-01T00:00:00Z">
        <w:r>
          <w:t xml:space="preserve"> </w:t>
        </w:r>
      </w:ins>
      <m:oMath>
        <m:r>
          <m:t>L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in proportion to its probability.</w:t>
        </w:r>
      </w:ins>
    </w:p>
    <w:bookmarkEnd w:id="12"/>
    <w:bookmarkEnd w:id="13"/>
    <w:bookmarkStart w:id="18" w:name="sec-source-coding-theorem"/>
    <w:p>
      <w:pPr>
        <w:pStyle w:val="Heading2"/>
      </w:pPr>
      <w:ins w:id="74" w:author="PR Preview" w:date="2026-01-01T00:00:00Z">
        <w:r>
          <w:t xml:space="preserve">2 The source coding theorem</w:t>
        </w:r>
      </w:ins>
    </w:p>
    <w:bookmarkStart w:id="15" w:name="thm-source-coding"/>
    <w:p>
      <w:pPr>
        <w:pStyle w:val="FirstParagraph"/>
      </w:pPr>
      <w:ins w:id="75" w:author="PR Preview" w:date="2026-01-01T00:00:00Z">
        <w:r>
          <w:rPr>
            <w:b/>
            <w:bCs/>
          </w:rPr>
          <w:t xml:space="preserve">Theorem 1 (Source coding theorem)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Let</w:t>
        </w:r>
      </w:ins>
      <w:ins w:id="78" w:author="PR Preview" w:date="2026-01-01T00:00:00Z">
        <w:r>
          <w:t xml:space="preserve"> </w:t>
        </w:r>
      </w:ins>
      <m:oMath>
        <m:r>
          <m:t>X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be a discrete random variable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that takes finitely many values, at least two of them with positive probability,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and let</w:t>
        </w:r>
      </w:ins>
      <w:ins w:id="8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be its</w:t>
        </w:r>
      </w:ins>
      <w:ins w:id="88" w:author="PR Preview" w:date="2026-01-01T00:00:00Z">
        <w:r>
          <w:t xml:space="preserve"> </w:t>
        </w:r>
      </w:ins>
      <w:hyperlink r:id="rId14">
        <w:ins w:id="89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with base-2 logarithms.</w:t>
        </w:r>
      </w:ins>
    </w:p>
    <w:p>
      <w:pPr>
        <w:numPr>
          <w:ilvl w:val="0"/>
          <w:numId w:val="1001"/>
        </w:numPr>
      </w:pPr>
      <w:ins w:id="92" w:author="PR Preview" w:date="2026-01-01T00:00:00Z">
        <w:r>
          <w:t xml:space="preserve">Every</w:t>
        </w:r>
      </w:ins>
      <w:ins w:id="93" w:author="PR Preview" w:date="2026-01-01T00:00:00Z">
        <w:r>
          <w:t xml:space="preserve"> </w:t>
        </w:r>
      </w:ins>
      <w:hyperlink w:anchor="def-uniquely-decodable">
        <w:ins w:id="94" w:author="PR Preview" w:date="2026-01-01T00:00:00Z">
          <w:r>
            <w:rPr>
              <w:rStyle w:val="Hyperlink"/>
            </w:rPr>
            <w:t xml:space="preserve">uniquely decodable</w:t>
          </w:r>
        </w:ins>
      </w:hyperlink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binary code for</w:t>
        </w:r>
      </w:ins>
      <w:ins w:id="97" w:author="PR Preview" w:date="2026-01-01T00:00:00Z">
        <w:r>
          <w:t xml:space="preserve"> </w:t>
        </w:r>
      </w:ins>
      <m:oMath>
        <m:r>
          <m:t>X</m:t>
        </m:r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has</w:t>
        </w:r>
      </w:ins>
      <w:ins w:id="100" w:author="PR Preview" w:date="2026-01-01T00:00:00Z">
        <w:r>
          <w:t xml:space="preserve"> </w:t>
        </w:r>
      </w:ins>
      <w:hyperlink w:anchor="def-expected-length">
        <w:ins w:id="101" w:author="PR Preview" w:date="2026-01-01T00:00:00Z">
          <w:r>
            <w:rPr>
              <w:rStyle w:val="Hyperlink"/>
            </w:rPr>
            <w:t xml:space="preserve">expected length</w:t>
          </w:r>
        </w:ins>
      </w:hyperlink>
      <w:ins w:id="102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3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ins w:id="104" w:author="PR Preview" w:date="2026-01-01T00:00:00Z">
        <w:r>
          <w:t xml:space="preserve">Some uniquely decodable binary code for</w:t>
        </w:r>
      </w:ins>
      <w:ins w:id="105" w:author="PR Preview" w:date="2026-01-01T00:00:00Z">
        <w:r>
          <w:t xml:space="preserve"> </w:t>
        </w:r>
      </w:ins>
      <m:oMath>
        <m:r>
          <m:t>X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has expected length</w:t>
        </w:r>
      </w:ins>
      <w:ins w:id="108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ins w:id="109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ins w:id="110" w:author="PR Preview" w:date="2026-01-01T00:00:00Z">
        <w:r>
          <w:t xml:space="preserve">Coding blocks of</w:t>
        </w:r>
      </w:ins>
      <w:ins w:id="111" w:author="PR Preview" w:date="2026-01-01T00:00:00Z">
        <w:r>
          <w:t xml:space="preserve"> </w:t>
        </w:r>
      </w:ins>
      <m:oMath>
        <m:r>
          <m:t>n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independent copies of</w:t>
        </w:r>
      </w:ins>
      <w:ins w:id="114" w:author="PR Preview" w:date="2026-01-01T00:00:00Z">
        <w:r>
          <w:t xml:space="preserve"> </w:t>
        </w:r>
      </w:ins>
      <m:oMath>
        <m:r>
          <m:t>X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at a time,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some uniquely decodable binary code spends, on average,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fewer than</w:t>
        </w:r>
      </w:ins>
      <w:ins w:id="12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binary digits per copy.</w:t>
        </w:r>
      </w:ins>
    </w:p>
    <w:bookmarkEnd w:id="15"/>
    <w:bookmarkStart w:id="17" w:name="rem-source-coding-source"/>
    <w:p>
      <w:pPr>
        <w:pStyle w:val="FirstParagraph"/>
      </w:pPr>
      <w:ins w:id="124" w:author="PR Preview" w:date="2026-01-01T00:00:00Z">
        <w:r>
          <w:rPr>
            <w:i/>
            <w:iCs/>
          </w:rPr>
          <w:t xml:space="preserve">Remark 2</w:t>
        </w:r>
      </w:ins>
      <w:ins w:id="125" w:author="PR Preview" w:date="2026-01-01T00:00:00Z">
        <w:r>
          <w:t xml:space="preserve"> (Where the theorem comes from). </w:t>
        </w:r>
      </w:ins>
      <w:ins w:id="126" w:author="PR Preview" w:date="2026-01-01T00:00:00Z">
        <w:r>
          <w:t xml:space="preserve">Shannon (1948)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proved that entropy is the limit on how far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the output of a source can be compressed.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Cover and Thomas (2006, sec. 5.3 to 5.5)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prove each part of</w:t>
        </w:r>
      </w:ins>
      <w:ins w:id="135" w:author="PR Preview" w:date="2026-01-01T00:00:00Z">
        <w:r>
          <w:t xml:space="preserve"> </w:t>
        </w:r>
      </w:ins>
      <w:hyperlink w:anchor="thm-source-coding">
        <w:ins w:id="13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37" w:author="PR Preview" w:date="2026-01-01T00:00:00Z">
        <w:r>
          <w:t xml:space="preserve">.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For part 2, they give each value</w:t>
        </w:r>
      </w:ins>
      <w:ins w:id="140" w:author="PR Preview" w:date="2026-01-01T00:00:00Z">
        <w:r>
          <w:t xml:space="preserve"> </w:t>
        </w:r>
      </w:ins>
      <m:oMath>
        <m:r>
          <m:t>x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with</w:t>
        </w:r>
      </w:ins>
      <w:ins w:id="14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the length</w:t>
        </w:r>
      </w:ins>
      <w:ins w:id="146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ins w:id="147" w:author="PR Preview" w:date="2026-01-01T00:00:00Z">
        <w:r>
          <w:t xml:space="preserve">,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its</w:t>
        </w:r>
      </w:ins>
      <w:ins w:id="150" w:author="PR Preview" w:date="2026-01-01T00:00:00Z">
        <w:r>
          <w:t xml:space="preserve"> </w:t>
        </w:r>
      </w:ins>
      <w:hyperlink r:id="rId16">
        <w:ins w:id="151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in bits rounded up;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the Kraft inequality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(Cover and Thomas 2006, sec. 5.2)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guarantees that a code with these lengths exists.</w:t>
        </w:r>
      </w:ins>
    </w:p>
    <w:bookmarkEnd w:id="17"/>
    <w:bookmarkEnd w:id="18"/>
    <w:bookmarkStart w:id="25" w:name="sec-wrong-code"/>
    <w:p>
      <w:pPr>
        <w:pStyle w:val="Heading2"/>
      </w:pPr>
      <w:ins w:id="160" w:author="PR Preview" w:date="2026-01-01T00:00:00Z">
        <w:r>
          <w:t xml:space="preserve">3 Coding with the wrong distribution</w:t>
        </w:r>
      </w:ins>
    </w:p>
    <w:bookmarkStart w:id="20" w:name="thm-wrong-code"/>
    <w:p>
      <w:pPr>
        <w:pStyle w:val="FirstParagraph"/>
      </w:pPr>
      <w:ins w:id="161" w:author="PR Preview" w:date="2026-01-01T00:00:00Z">
        <w:r>
          <w:rPr>
            <w:b/>
            <w:bCs/>
          </w:rPr>
          <w:t xml:space="preserve">Theorem 2 (The cost of coding with the wrong distribution)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Let</w:t>
        </w:r>
      </w:ins>
      <w:ins w:id="164" w:author="PR Preview" w:date="2026-01-01T00:00:00Z">
        <w:r>
          <w:t xml:space="preserve"> </w:t>
        </w:r>
      </w:ins>
      <m:oMath>
        <m:r>
          <m:t>X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take finitely many values, with probability mass function</w:t>
        </w:r>
      </w:ins>
      <w:ins w:id="167" w:author="PR Preview" w:date="2026-01-01T00:00:00Z">
        <w:r>
          <w:t xml:space="preserve"> </w:t>
        </w:r>
      </w:ins>
      <m:oMath>
        <m:r>
          <m:t>p</m:t>
        </m:r>
      </m:oMath>
      <w:ins w:id="168" w:author="PR Preview" w:date="2026-01-01T00:00:00Z">
        <w:r>
          <w:t xml:space="preserve">,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and let</w:t>
        </w:r>
      </w:ins>
      <w:ins w:id="171" w:author="PR Preview" w:date="2026-01-01T00:00:00Z">
        <w:r>
          <w:t xml:space="preserve"> </w:t>
        </w:r>
      </w:ins>
      <m:oMath>
        <m:r>
          <m:t>q</m:t>
        </m:r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be a probability mass function,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possibly different from</w:t>
        </w:r>
      </w:ins>
      <w:ins w:id="176" w:author="PR Preview" w:date="2026-01-01T00:00:00Z">
        <w:r>
          <w:t xml:space="preserve"> </w:t>
        </w:r>
      </w:ins>
      <m:oMath>
        <m:r>
          <m:t>p</m:t>
        </m:r>
      </m:oMath>
      <w:ins w:id="177" w:author="PR Preview" w:date="2026-01-01T00:00:00Z">
        <w:r>
          <w:t xml:space="preserve">, with</w:t>
        </w:r>
      </w:ins>
      <w:ins w:id="178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wherever</w:t>
        </w:r>
      </w:ins>
      <w:ins w:id="18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82" w:author="PR Preview" w:date="2026-01-01T00:00:00Z">
        <w:r>
          <w:t xml:space="preserve">.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Suppose a code gives each value</w:t>
        </w:r>
      </w:ins>
      <w:ins w:id="185" w:author="PR Preview" w:date="2026-01-01T00:00:00Z">
        <w:r>
          <w:t xml:space="preserve"> </w:t>
        </w:r>
      </w:ins>
      <m:oMath>
        <m:r>
          <m:t>x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with</w:t>
        </w:r>
      </w:ins>
      <w:ins w:id="1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the length</w:t>
        </w:r>
      </w:ins>
      <w:ins w:id="191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ins w:id="192" w:author="PR Preview" w:date="2026-01-01T00:00:00Z">
        <w:r>
          <w:t xml:space="preserve">.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Then its</w:t>
        </w:r>
      </w:ins>
      <w:ins w:id="195" w:author="PR Preview" w:date="2026-01-01T00:00:00Z">
        <w:r>
          <w:t xml:space="preserve"> </w:t>
        </w:r>
      </w:ins>
      <w:hyperlink w:anchor="def-expected-length">
        <w:ins w:id="196" w:author="PR Preview" w:date="2026-01-01T00:00:00Z">
          <w:r>
            <w:rPr>
              <w:rStyle w:val="Hyperlink"/>
            </w:rPr>
            <w:t xml:space="preserve">expected length</w:t>
          </w:r>
        </w:ins>
      </w:hyperlink>
      <w:ins w:id="197" w:author="PR Preview" w:date="2026-01-01T00:00:00Z">
        <w:r>
          <w:t xml:space="preserve"> </w:t>
        </w:r>
      </w:ins>
      <m:oMath>
        <m:r>
          <m:t>L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under</w:t>
        </w:r>
      </w:ins>
      <w:ins w:id="200" w:author="PR Preview" w:date="2026-01-01T00:00:00Z">
        <w:r>
          <w:t xml:space="preserve"> </w:t>
        </w:r>
      </w:ins>
      <m:oMath>
        <m:r>
          <m:t>p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03" w:author="PR Preview" w:date="2026-01-01T00:00:00Z">
        <w:r>
          <w:t xml:space="preserve">where</w:t>
        </w:r>
      </w:ins>
      <w:ins w:id="20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is the</w:t>
        </w:r>
      </w:ins>
      <w:ins w:id="207" w:author="PR Preview" w:date="2026-01-01T00:00:00Z">
        <w:r>
          <w:t xml:space="preserve"> </w:t>
        </w:r>
      </w:ins>
      <w:hyperlink r:id="rId19">
        <w:ins w:id="208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of</w:t>
        </w:r>
      </w:ins>
      <w:ins w:id="211" w:author="PR Preview" w:date="2026-01-01T00:00:00Z">
        <w:r>
          <w:t xml:space="preserve"> </w:t>
        </w:r>
      </w:ins>
      <m:oMath>
        <m:r>
          <m:t>q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relative to</w:t>
        </w:r>
      </w:ins>
      <w:ins w:id="214" w:author="PR Preview" w:date="2026-01-01T00:00:00Z">
        <w:r>
          <w:t xml:space="preserve"> </w:t>
        </w:r>
      </w:ins>
      <m:oMath>
        <m:r>
          <m:t>p</m:t>
        </m:r>
      </m:oMath>
      <w:ins w:id="215" w:author="PR Preview" w:date="2026-01-01T00:00:00Z">
        <w:r>
          <w:t xml:space="preserve">, with base-2 logarithms.</w:t>
        </w:r>
      </w:ins>
    </w:p>
    <w:bookmarkEnd w:id="20"/>
    <w:p>
      <w:pPr>
        <w:pStyle w:val="BodyText"/>
      </w:pPr>
      <w:ins w:id="216" w:author="PR Preview" w:date="2026-01-01T00:00:00Z">
        <w:r>
          <w:rPr>
            <w:i/>
            <w:iCs/>
          </w:rPr>
          <w:t xml:space="preserve">Proof</w:t>
        </w:r>
      </w:ins>
      <w:ins w:id="217" w:author="PR Preview" w:date="2026-01-01T00:00:00Z">
        <w:r>
          <w:t xml:space="preserve">. </w:t>
        </w:r>
      </w:ins>
      <w:ins w:id="218" w:author="PR Preview" w:date="2026-01-01T00:00:00Z">
        <w:r>
          <w:t xml:space="preserve">Every sum here runs over the values</w:t>
        </w:r>
      </w:ins>
      <w:ins w:id="219" w:author="PR Preview" w:date="2026-01-01T00:00:00Z">
        <w:r>
          <w:t xml:space="preserve"> </w:t>
        </w:r>
      </w:ins>
      <m:oMath>
        <m:r>
          <m:t>x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with</w:t>
        </w:r>
      </w:ins>
      <w:ins w:id="22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23" w:author="PR Preview" w:date="2026-01-01T00:00:00Z">
        <w:r>
          <w:t xml:space="preserve">.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Rounding up adds less than one binary digit, so for each such</w:t>
        </w:r>
      </w:ins>
      <w:ins w:id="226" w:author="PR Preview" w:date="2026-01-01T00:00:00Z">
        <w:r>
          <w:t xml:space="preserve"> </w:t>
        </w:r>
      </w:ins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27" w:author="PR Preview" w:date="2026-01-01T00:00:00Z">
        <w:r>
          <w:t xml:space="preserve">Multiply each part by</w:t>
        </w:r>
      </w:ins>
      <w:ins w:id="2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and sum.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Since</w:t>
        </w:r>
      </w:ins>
      <w:ins w:id="23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3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35" w:author="PR Preview" w:date="2026-01-01T00:00:00Z">
        <w:r>
          <w:t xml:space="preserve">The middle sum is</w:t>
        </w:r>
      </w:ins>
      <w:ins w:id="236" w:author="PR Preview" w:date="2026-01-01T00:00:00Z">
        <w:r>
          <w:t xml:space="preserve"> </w:t>
        </w:r>
      </w:ins>
      <m:oMath>
        <m:r>
          <m:t>L</m:t>
        </m:r>
      </m:oMath>
      <w:ins w:id="237" w:author="PR Preview" w:date="2026-01-01T00:00:00Z">
        <w:r>
          <w:t xml:space="preserve">, and the outer sums are</w:t>
        </w:r>
      </w:ins>
      <w:ins w:id="238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ins w:id="239" w:author="PR Preview" w:date="2026-01-01T00:00:00Z">
        <w:r>
          <w:t xml:space="preserve">.</w:t>
        </w:r>
      </w:ins>
    </w:p>
    <w:bookmarkStart w:id="22" w:name="rem-cross-entropy-wrong-code"/>
    <w:p>
      <w:pPr>
        <w:pStyle w:val="BodyText"/>
      </w:pPr>
      <w:ins w:id="240" w:author="PR Preview" w:date="2026-01-01T00:00:00Z">
        <w:r>
          <w:rPr>
            <w:i/>
            <w:iCs/>
          </w:rPr>
          <w:t xml:space="preserve">Remark 3</w:t>
        </w:r>
      </w:ins>
      <w:ins w:id="241" w:author="PR Preview" w:date="2026-01-01T00:00:00Z">
        <w:r>
          <w:t xml:space="preserve"> (Cross-entropy is the cost of the wrong code). </w:t>
        </w:r>
      </w:ins>
      <w:ins w:id="242" w:author="PR Preview" w:date="2026-01-01T00:00:00Z">
        <w:r>
          <w:t xml:space="preserve">Write</w:t>
        </w:r>
      </w:ins>
      <w:ins w:id="24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for the entropy of a random variable with mass function</w:t>
        </w:r>
      </w:ins>
      <w:ins w:id="246" w:author="PR Preview" w:date="2026-01-01T00:00:00Z">
        <w:r>
          <w:t xml:space="preserve"> </w:t>
        </w:r>
      </w:ins>
      <m:oMath>
        <m:r>
          <m:t>p</m:t>
        </m:r>
      </m:oMath>
      <w:ins w:id="247" w:author="PR Preview" w:date="2026-01-01T00:00:00Z">
        <w:r>
          <w:t xml:space="preserve">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and</w:t>
        </w:r>
      </w:ins>
      <w:ins w:id="250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for the</w:t>
        </w:r>
      </w:ins>
      <w:ins w:id="253" w:author="PR Preview" w:date="2026-01-01T00:00:00Z">
        <w:r>
          <w:t xml:space="preserve"> </w:t>
        </w:r>
      </w:ins>
      <w:hyperlink r:id="rId21">
        <w:ins w:id="254" w:author="PR Preview" w:date="2026-01-01T00:00:00Z">
          <w:r>
            <w:rPr>
              <w:rStyle w:val="Hyperlink"/>
            </w:rPr>
            <w:t xml:space="preserve">Kullback–Leibler divergence</w:t>
          </w:r>
        </w:ins>
      </w:hyperlink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of</w:t>
        </w:r>
      </w:ins>
      <w:ins w:id="257" w:author="PR Preview" w:date="2026-01-01T00:00:00Z">
        <w:r>
          <w:t xml:space="preserve"> </w:t>
        </w:r>
      </w:ins>
      <m:oMath>
        <m:r>
          <m:t>q</m:t>
        </m:r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from</w:t>
        </w:r>
      </w:ins>
      <w:ins w:id="260" w:author="PR Preview" w:date="2026-01-01T00:00:00Z">
        <w:r>
          <w:t xml:space="preserve"> </w:t>
        </w:r>
      </w:ins>
      <m:oMath>
        <m:r>
          <m:t>p</m:t>
        </m:r>
      </m:oMath>
      <w:ins w:id="261" w:author="PR Preview" w:date="2026-01-01T00:00:00Z">
        <w:r>
          <w:t xml:space="preserve">, both with base-2 logarithms.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Cross-entropy splits into those two parts: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64" w:author="PR Preview" w:date="2026-01-01T00:00:00Z">
        <w:r>
          <w:t xml:space="preserve">By</w:t>
        </w:r>
      </w:ins>
      <w:ins w:id="265" w:author="PR Preview" w:date="2026-01-01T00:00:00Z">
        <w:r>
          <w:t xml:space="preserve"> </w:t>
        </w:r>
      </w:ins>
      <w:hyperlink w:anchor="thm-source-coding">
        <w:ins w:id="26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67" w:author="PR Preview" w:date="2026-01-01T00:00:00Z">
        <w:r>
          <w:t xml:space="preserve">, no uniquely decodable code averages fewer than</w:t>
        </w:r>
      </w:ins>
      <w:ins w:id="268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bits.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By</w:t>
        </w:r>
      </w:ins>
      <w:ins w:id="273" w:author="PR Preview" w:date="2026-01-01T00:00:00Z">
        <w:r>
          <w:t xml:space="preserve"> </w:t>
        </w:r>
      </w:ins>
      <w:hyperlink w:anchor="thm-wrong-code">
        <w:ins w:id="274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75" w:author="PR Preview" w:date="2026-01-01T00:00:00Z">
        <w:r>
          <w:t xml:space="preserve">, a code built for</w:t>
        </w:r>
      </w:ins>
      <w:ins w:id="276" w:author="PR Preview" w:date="2026-01-01T00:00:00Z">
        <w:r>
          <w:t xml:space="preserve"> </w:t>
        </w:r>
      </w:ins>
      <m:oMath>
        <m:r>
          <m:t>q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costs about</w:t>
        </w:r>
      </w:ins>
      <w:ins w:id="279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bits per value more than that.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The divergence is never negative,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and it is</w:t>
        </w:r>
      </w:ins>
      <w:ins w:id="286" w:author="PR Preview" w:date="2026-01-01T00:00:00Z">
        <w:r>
          <w:t xml:space="preserve"> </w:t>
        </w:r>
      </w:ins>
      <m:oMath>
        <m:r>
          <m:t>0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only when</w:t>
        </w:r>
      </w:ins>
      <w:ins w:id="289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(Cover and Thomas 2006, sec. 2.6)</w:t>
        </w:r>
      </w:ins>
      <w:ins w:id="292" w:author="PR Preview" w:date="2026-01-01T00:00:00Z">
        <w:r>
          <w:t xml:space="preserve">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so the excess vanishes only when the code was built for the true distribution.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Cover and Thomas (2006, sec. 5.4)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state</w:t>
        </w:r>
      </w:ins>
      <w:ins w:id="299" w:author="PR Preview" w:date="2026-01-01T00:00:00Z">
        <w:r>
          <w:t xml:space="preserve"> </w:t>
        </w:r>
      </w:ins>
      <w:hyperlink w:anchor="thm-wrong-code">
        <w:ins w:id="30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in this form, with</w:t>
        </w:r>
      </w:ins>
      <w:ins w:id="30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in place of</w:t>
        </w:r>
      </w:ins>
      <w:ins w:id="30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ins w:id="307" w:author="PR Preview" w:date="2026-01-01T00:00:00Z">
        <w:r>
          <w:t xml:space="preserve">.</w:t>
        </w:r>
      </w:ins>
    </w:p>
    <w:bookmarkEnd w:id="22"/>
    <w:bookmarkStart w:id="24" w:name="rem-cross-entropy-loss"/>
    <w:p>
      <w:pPr>
        <w:pStyle w:val="BodyText"/>
      </w:pPr>
      <w:ins w:id="308" w:author="PR Preview" w:date="2026-01-01T00:00:00Z">
        <w:r>
          <w:rPr>
            <w:i/>
            <w:iCs/>
          </w:rPr>
          <w:t xml:space="preserve">Remark 4</w:t>
        </w:r>
      </w:ins>
      <w:ins w:id="309" w:author="PR Preview" w:date="2026-01-01T00:00:00Z">
        <w:r>
          <w:t xml:space="preserve"> (Why models are fit by minimizing cross-entropy). </w:t>
        </w:r>
      </w:ins>
      <w:ins w:id="310" w:author="PR Preview" w:date="2026-01-01T00:00:00Z">
        <w:r>
          <w:t xml:space="preserve">Fitting a classifier by minimizing cross-entropy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chooses the model’s distribution</w:t>
        </w:r>
      </w:ins>
      <w:ins w:id="313" w:author="PR Preview" w:date="2026-01-01T00:00:00Z">
        <w:r>
          <w:t xml:space="preserve"> </w:t>
        </w:r>
      </w:ins>
      <m:oMath>
        <m:r>
          <m:t>q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so that a code built for</w:t>
        </w:r>
      </w:ins>
      <w:ins w:id="316" w:author="PR Preview" w:date="2026-01-01T00:00:00Z">
        <w:r>
          <w:t xml:space="preserve"> </w:t>
        </w:r>
      </w:ins>
      <m:oMath>
        <m:r>
          <m:t>q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would spend as few bits as possible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on the observed labels.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By</w:t>
        </w:r>
      </w:ins>
      <w:ins w:id="323" w:author="PR Preview" w:date="2026-01-01T00:00:00Z">
        <w:r>
          <w:t xml:space="preserve"> </w:t>
        </w:r>
      </w:ins>
      <w:hyperlink w:anchor="rem-cross-entropy-wrong-code">
        <w:ins w:id="324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325" w:author="PR Preview" w:date="2026-01-01T00:00:00Z">
        <w:r>
          <w:t xml:space="preserve">, that pushes</w:t>
        </w:r>
      </w:ins>
      <w:ins w:id="326" w:author="PR Preview" w:date="2026-01-01T00:00:00Z">
        <w:r>
          <w:t xml:space="preserve"> </w:t>
        </w:r>
      </w:ins>
      <m:oMath>
        <m:r>
          <m:t>q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toward the distribution the labels came from.</w:t>
        </w:r>
      </w:ins>
    </w:p>
    <w:p>
      <w:pPr>
        <w:pStyle w:val="BodyText"/>
      </w:pPr>
      <w:ins w:id="329" w:author="PR Preview" w:date="2026-01-01T00:00:00Z">
        <w:r>
          <w:t xml:space="preserve">For a single labeled example,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let</w:t>
        </w:r>
      </w:ins>
      <w:ins w:id="332" w:author="PR Preview" w:date="2026-01-01T00:00:00Z">
        <w:r>
          <w:t xml:space="preserve"> </w:t>
        </w:r>
      </w:ins>
      <m:oMath>
        <m:r>
          <m:t>e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be the distribution that puts all its mass on the observed label.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Then</w:t>
        </w:r>
      </w:ins>
      <w:ins w:id="33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(</w:t>
        </w:r>
      </w:ins>
      <w:hyperlink r:id="rId23">
        <w:ins w:id="340" w:author="PR Preview" w:date="2026-01-01T00:00:00Z">
          <w:r>
            <w:rPr>
              <w:rStyle w:val="Hyperlink"/>
            </w:rPr>
            <w:t xml:space="preserve">as for a coin that always lands heads</w:t>
          </w:r>
        </w:ins>
      </w:hyperlink>
      <w:ins w:id="341" w:author="PR Preview" w:date="2026-01-01T00:00:00Z">
        <w:r>
          <w:t xml:space="preserve">),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so the example’s cross-entropy loss</w:t>
        </w:r>
      </w:ins>
      <w:ins w:id="34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equals</w:t>
        </w:r>
      </w:ins>
      <w:ins w:id="347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ins w:id="348" w:author="PR Preview" w:date="2026-01-01T00:00:00Z">
        <w:r>
          <w:t xml:space="preserve">: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every bit the loss reports is a wasted one.</w:t>
        </w:r>
      </w:ins>
    </w:p>
    <w:bookmarkEnd w:id="24"/>
    <w:bookmarkEnd w:id="25"/>
    <w:bookmarkStart w:id="31" w:name="references"/>
    <w:p>
      <w:pPr>
        <w:pStyle w:val="Heading2"/>
      </w:pPr>
      <w:ins w:id="351" w:author="PR Preview" w:date="2026-01-01T00:00:00Z">
        <w:r>
          <w:t xml:space="preserve">References</w:t>
        </w:r>
      </w:ins>
    </w:p>
    <w:bookmarkStart w:id="30" w:name="refs"/>
    <w:bookmarkStart w:id="27" w:name="ref-cover2006elements"/>
    <w:p>
      <w:pPr>
        <w:pStyle w:val="Bibliography"/>
      </w:pPr>
      <w:ins w:id="352" w:author="PR Preview" w:date="2026-01-01T00:00:00Z">
        <w:r>
          <w:t xml:space="preserve">Cover, Thomas M., and Joy A. Thomas. 2006.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rPr>
            <w:i/>
            <w:iCs/>
          </w:rPr>
          <w:t xml:space="preserve">Elements of Information Theory</w:t>
        </w:r>
      </w:ins>
      <w:ins w:id="355" w:author="PR Preview" w:date="2026-01-01T00:00:00Z">
        <w:r>
          <w:t xml:space="preserve">. 2nd ed. Wiley-Interscience.</w:t>
        </w:r>
      </w:ins>
      <w:ins w:id="356" w:author="PR Preview" w:date="2026-01-01T00:00:00Z">
        <w:r>
          <w:t xml:space="preserve"> </w:t>
        </w:r>
      </w:ins>
      <w:hyperlink r:id="rId26">
        <w:ins w:id="357" w:author="PR Preview" w:date="2026-01-01T00:00:00Z">
          <w:r>
            <w:rPr>
              <w:rStyle w:val="Hyperlink"/>
            </w:rPr>
            <w:t xml:space="preserve">https://doi.org/10.1002/047174882X</w:t>
          </w:r>
        </w:ins>
      </w:hyperlink>
      <w:ins w:id="358" w:author="PR Preview" w:date="2026-01-01T00:00:00Z">
        <w:r>
          <w:t xml:space="preserve">.</w:t>
        </w:r>
      </w:ins>
    </w:p>
    <w:bookmarkEnd w:id="27"/>
    <w:bookmarkStart w:id="29" w:name="ref-shannon1948mathematical"/>
    <w:p>
      <w:pPr>
        <w:pStyle w:val="Bibliography"/>
      </w:pPr>
      <w:ins w:id="359" w:author="PR Preview" w:date="2026-01-01T00:00:00Z">
        <w:r>
          <w:t xml:space="preserve">Shannon, C. E. 1948.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“A Mathematical Theory of Communication.”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rPr>
            <w:i/>
            <w:iCs/>
          </w:rPr>
          <w:t xml:space="preserve">Bell System Technical Journal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27 (3): 379–423.</w:t>
        </w:r>
      </w:ins>
      <w:ins w:id="366" w:author="PR Preview" w:date="2026-01-01T00:00:00Z">
        <w:r>
          <w:t xml:space="preserve"> </w:t>
        </w:r>
      </w:ins>
      <w:hyperlink r:id="rId28">
        <w:ins w:id="367" w:author="PR Preview" w:date="2026-01-01T00:00:00Z">
          <w:r>
            <w:rPr>
              <w:rStyle w:val="Hyperlink"/>
            </w:rPr>
            <w:t xml:space="preserve">https://doi.org/10.1002/j.1538-7305.1948.tb01338.x</w:t>
          </w:r>
        </w:ins>
      </w:hyperlink>
      <w:ins w:id="368" w:author="PR Preview" w:date="2026-01-01T00:00:00Z">
        <w:r>
          <w:t xml:space="preserve">.</w:t>
        </w:r>
      </w:ins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2026-10-12T09:23:43Z</dcterms:created>
  <dcterms:modified xsi:type="dcterms:W3CDTF">2026-10-12T09:23:43Z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02:20:51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