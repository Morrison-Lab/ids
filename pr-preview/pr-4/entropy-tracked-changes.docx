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Entropy and mutual information</w:t>
        </w:r>
      </w:ins>
    </w:p>
    <w:p>
      <w:pPr>
        <w:pStyle w:val="Date"/>
      </w:pPr>
      <w:ins w:id="2" w:author="PR Preview" w:date="2026-01-01T00:00:00Z">
        <w:r>
          <w:t xml:space="preserve">Last modified: 2026-10-12 02:20:51 (PDT)</w:t>
        </w:r>
      </w:ins>
    </w:p>
    <w:p>
      <w:pPr>
        <w:pStyle w:val="FirstParagraph"/>
      </w:pPr>
      <w:ins w:id="3" w:author="PR Preview" w:date="2026-01-01T00:00:00Z">
        <w:r>
          <w:t xml:space="preserve">This page builds on the definitions of</w:t>
        </w:r>
      </w:ins>
      <w:ins w:id="4" w:author="PR Preview" w:date="2026-01-01T00:00:00Z">
        <w:r>
          <w:t xml:space="preserve"> </w:t>
        </w:r>
      </w:ins>
      <w:hyperlink r:id="rId9">
        <w:ins w:id="5" w:author="PR Preview" w:date="2026-01-01T00:00:00Z">
          <w:r>
            <w:rPr>
              <w:rStyle w:val="Hyperlink"/>
            </w:rPr>
            <w:t xml:space="preserve">entropy, cross-entropy and Kullback–Leibler divergence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i/>
            <w:iCs/>
          </w:rPr>
          <w:t xml:space="preserve">Probability for Data Science</w:t>
        </w:r>
      </w:ins>
      <w:ins w:id="10" w:author="PR Preview" w:date="2026-01-01T00:00:00Z">
        <w:r>
          <w:t xml:space="preserve">.</w:t>
        </w:r>
      </w:ins>
    </w:p>
    <w:bookmarkStart w:id="17" w:name="sec-surprisal"/>
    <w:p>
      <w:pPr>
        <w:pStyle w:val="Heading2"/>
      </w:pPr>
      <w:ins w:id="11" w:author="PR Preview" w:date="2026-01-01T00:00:00Z">
        <w:r>
          <w:t xml:space="preserve">1 Surprisal</w:t>
        </w:r>
      </w:ins>
    </w:p>
    <w:bookmarkStart w:id="10" w:name="def-surprisal"/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Definition 1 (Surprisal)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b/>
            <w:bCs/>
          </w:rPr>
          <w:t xml:space="preserve">surprisal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of an outcome</w:t>
        </w:r>
      </w:ins>
      <w:ins w:id="19" w:author="PR Preview" w:date="2026-01-01T00:00:00Z">
        <w:r>
          <w:t xml:space="preserve"> </w:t>
        </w:r>
      </w:ins>
      <m:oMath>
        <m:r>
          <m:t>x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of a discrete random variable</w:t>
        </w:r>
      </w:ins>
      <w:ins w:id="22" w:author="PR Preview" w:date="2026-01-01T00:00:00Z">
        <w:r>
          <w:t xml:space="preserve"> </w:t>
        </w:r>
      </w:ins>
      <m:oMath>
        <m:r>
          <m:t>X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with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8" w:author="PR Preview" w:date="2026-01-01T00:00:00Z">
        <w:r>
          <w:t xml:space="preserve">With base-2 logarithms, surprisal is measured in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i/>
            <w:iCs/>
          </w:rPr>
          <w:t xml:space="preserve">bits</w:t>
        </w:r>
      </w:ins>
      <w:ins w:id="31" w:author="PR Preview" w:date="2026-01-01T00:00:00Z">
        <w:r>
          <w:t xml:space="preserve">;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with natural logarithms, in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i/>
            <w:iCs/>
          </w:rPr>
          <w:t xml:space="preserve">nats</w:t>
        </w:r>
      </w:ins>
      <w:ins w:id="36" w:author="PR Preview" w:date="2026-01-01T00:00:00Z">
        <w:r>
          <w:t xml:space="preserve">.</w:t>
        </w:r>
      </w:ins>
    </w:p>
    <w:bookmarkEnd w:id="10"/>
    <w:bookmarkStart w:id="11" w:name="exm-surprisal-coins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1 (Counting bits with fair coins)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One toss of a fair coin has</w:t>
        </w:r>
      </w:ins>
      <w:ins w:id="40" w:author="PR Preview" w:date="2026-01-01T00:00:00Z">
        <w:r>
          <w:t xml:space="preserve"> </w:t>
        </w:r>
      </w:ins>
      <m:oMath>
        <m:r>
          <m:t>2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equally likely outcomes,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one binary digit is enough to record which one happened.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Two tosses have</w:t>
        </w:r>
      </w:ins>
      <w:ins w:id="47" w:author="PR Preview" w:date="2026-01-01T00:00:00Z">
        <w:r>
          <w:t xml:space="preserve"> </w:t>
        </w:r>
      </w:ins>
      <m:oMath>
        <m:r>
          <m:t>4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outcomes, and two binary digits record them.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In general,</w:t>
        </w:r>
      </w:ins>
      <w:ins w:id="52" w:author="PR Preview" w:date="2026-01-01T00:00:00Z">
        <w:r>
          <w:t xml:space="preserve"> </w:t>
        </w:r>
      </w:ins>
      <m:oMath>
        <m:r>
          <m:t>k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tosses have</w:t>
        </w:r>
      </w:ins>
      <w:ins w:id="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equally likely outcomes,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binary digits record them.</w:t>
        </w:r>
      </w:ins>
    </w:p>
    <w:p>
      <w:pPr>
        <w:pStyle w:val="BodyText"/>
      </w:pPr>
      <w:ins w:id="63" w:author="PR Preview" w:date="2026-01-01T00:00:00Z">
        <w:r>
          <w:t xml:space="preserve">Each of those</w:t>
        </w:r>
      </w:ins>
      <w:ins w:id="64" w:author="PR Preview" w:date="2026-01-01T00:00:00Z">
        <w:r>
          <w:t xml:space="preserve"> </w:t>
        </w:r>
      </w:ins>
      <m:oMath>
        <m:r>
          <m:t>n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outcomes has probability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6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9" w:author="PR Preview" w:date="2026-01-01T00:00:00Z">
        <w:r>
          <w:t xml:space="preserve">which is the</w:t>
        </w:r>
      </w:ins>
      <w:ins w:id="70" w:author="PR Preview" w:date="2026-01-01T00:00:00Z">
        <w:r>
          <w:t xml:space="preserve"> </w:t>
        </w:r>
      </w:ins>
      <w:hyperlink w:anchor="def-surprisal">
        <w:ins w:id="7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 outcome, in bits.</w:t>
        </w:r>
      </w:ins>
    </w:p>
    <w:p>
      <w:pPr>
        <w:pStyle w:val="BodyText"/>
      </w:pPr>
      <w:ins w:id="74" w:author="PR Preview" w:date="2026-01-01T00:00:00Z">
        <w:r>
          <w:t xml:space="preserve">Ten tosses that all land heads have probability</w:t>
        </w:r>
      </w:ins>
      <w:ins w:id="75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ins w:id="7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ins w:id="77" w:author="PR Preview" w:date="2026-01-01T00:00:00Z">
        <w:r>
          <w:rPr>
            <w:i/>
            <w:iCs/>
          </w:rPr>
          <w:t xml:space="preserve">Remark 1</w:t>
        </w:r>
      </w:ins>
      <w:ins w:id="78" w:author="PR Preview" w:date="2026-01-01T00:00:00Z">
        <w:r>
          <w:t xml:space="preserve"> (Unlikely outcomes carry more information). </w:t>
        </w:r>
      </w:ins>
      <w:ins w:id="79" w:author="PR Preview" w:date="2026-01-01T00:00:00Z">
        <w:r>
          <w:t xml:space="preserve">Surprisal is large when an outcome was unlikely,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 it falls to</w:t>
        </w:r>
      </w:ins>
      <w:ins w:id="82" w:author="PR Preview" w:date="2026-01-01T00:00:00Z">
        <w:r>
          <w:t xml:space="preserve"> </w:t>
        </w:r>
      </w:ins>
      <m:oMath>
        <m:r>
          <m:t>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as the outcome becomes certain.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Correctly predicting heads on one toss of a fair coin is worth</w:t>
        </w:r>
      </w:ins>
      <w:ins w:id="87" w:author="PR Preview" w:date="2026-01-01T00:00:00Z">
        <w:r>
          <w:t xml:space="preserve"> </w:t>
        </w:r>
      </w:ins>
      <m:oMath>
        <m:r>
          <m:t>1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bit;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correctly predicting ten heads in a row is worth</w:t>
        </w:r>
      </w:ins>
      <w:ins w:id="92" w:author="PR Preview" w:date="2026-01-01T00:00:00Z">
        <w:r>
          <w:t xml:space="preserve"> </w:t>
        </w:r>
      </w:ins>
      <m:oMath>
        <m:r>
          <m:t>10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bits.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MacKay (2003, sec. 2.4)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calls</w:t>
        </w:r>
      </w:ins>
      <w:ins w:id="9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bits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rPr>
            <w:i/>
            <w:iCs/>
          </w:rPr>
          <w:t xml:space="preserve">Shannon information content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of the outcome</w:t>
        </w:r>
      </w:ins>
      <w:ins w:id="108" w:author="PR Preview" w:date="2026-01-01T00:00:00Z">
        <w:r>
          <w:t xml:space="preserve"> </w:t>
        </w:r>
      </w:ins>
      <m:oMath>
        <m:r>
          <m:t>x</m:t>
        </m:r>
      </m:oMath>
      <w:ins w:id="109" w:author="PR Preview" w:date="2026-01-01T00:00:00Z">
        <w:r>
          <w:t xml:space="preserve">.</w:t>
        </w:r>
      </w:ins>
    </w:p>
    <w:bookmarkEnd w:id="12"/>
    <w:bookmarkStart w:id="16" w:name="rem-entropy-expected-surprisal"/>
    <w:p>
      <w:pPr>
        <w:pStyle w:val="BodyText"/>
      </w:pPr>
      <w:ins w:id="110" w:author="PR Preview" w:date="2026-01-01T00:00:00Z">
        <w:r>
          <w:rPr>
            <w:i/>
            <w:iCs/>
          </w:rPr>
          <w:t xml:space="preserve">Remark 2</w:t>
        </w:r>
      </w:ins>
      <w:ins w:id="111" w:author="PR Preview" w:date="2026-01-01T00:00:00Z">
        <w:r>
          <w:t xml:space="preserve"> (Entropy is expected surprisal). </w:t>
        </w:r>
      </w:ins>
      <w:ins w:id="112" w:author="PR Preview" w:date="2026-01-01T00:00:00Z">
        <w:r>
          <w:t xml:space="preserve">The</w:t>
        </w:r>
      </w:ins>
      <w:ins w:id="113" w:author="PR Preview" w:date="2026-01-01T00:00:00Z">
        <w:r>
          <w:t xml:space="preserve"> </w:t>
        </w:r>
      </w:ins>
      <w:hyperlink r:id="rId13">
        <w:ins w:id="11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 a discrete random variable</w:t>
        </w:r>
      </w:ins>
      <w:ins w:id="117" w:author="PR Preview" w:date="2026-01-01T00:00:00Z">
        <w:r>
          <w:t xml:space="preserve"> </w:t>
        </w:r>
      </w:ins>
      <m:oMath>
        <m:r>
          <m:t>X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 the</w:t>
        </w:r>
      </w:ins>
      <w:ins w:id="120" w:author="PR Preview" w:date="2026-01-01T00:00:00Z">
        <w:r>
          <w:t xml:space="preserve"> </w:t>
        </w:r>
      </w:ins>
      <w:hyperlink r:id="rId14">
        <w:ins w:id="121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 its</w:t>
        </w:r>
      </w:ins>
      <w:ins w:id="124" w:author="PR Preview" w:date="2026-01-01T00:00:00Z">
        <w:r>
          <w:t xml:space="preserve"> </w:t>
        </w:r>
      </w:ins>
      <w:hyperlink w:anchor="def-surprisal">
        <w:ins w:id="125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the average number of bits (with base-2 logarithms)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needed to record an outcome of</w:t>
        </w:r>
      </w:ins>
      <w:ins w:id="133" w:author="PR Preview" w:date="2026-01-01T00:00:00Z">
        <w:r>
          <w:t xml:space="preserve"> </w:t>
        </w:r>
      </w:ins>
      <m:oMath>
        <m:r>
          <m:t>X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when each outcome</w:t>
        </w:r>
      </w:ins>
      <w:ins w:id="136" w:author="PR Preview" w:date="2026-01-01T00:00:00Z">
        <w:r>
          <w:t xml:space="preserve"> </w:t>
        </w:r>
      </w:ins>
      <m:oMath>
        <m:r>
          <m:t>x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costs</w:t>
        </w:r>
      </w:ins>
      <w:ins w:id="13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bits.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hyperlink r:id="rId15">
        <w:ins w:id="145" w:author="PR Preview" w:date="2026-01-01T00:00:00Z">
          <w:r>
            <w:rPr>
              <w:rStyle w:val="Hyperlink"/>
            </w:rPr>
            <w:t xml:space="preserve">source coding theorem</w:t>
          </w:r>
        </w:ins>
      </w:hyperlink>
      <w:ins w:id="146" w:author="PR Preview" w:date="2026-01-01T00:00:00Z">
        <w:r>
          <w:t xml:space="preserve">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on a later page of these notes, makes that average precise: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no uniquely decodable code does better.</w:t>
        </w:r>
      </w:ins>
    </w:p>
    <w:bookmarkEnd w:id="16"/>
    <w:bookmarkEnd w:id="17"/>
    <w:bookmarkStart w:id="22" w:name="sec-conditional-entropy"/>
    <w:p>
      <w:pPr>
        <w:pStyle w:val="Heading2"/>
      </w:pPr>
      <w:ins w:id="151" w:author="PR Preview" w:date="2026-01-01T00:00:00Z">
        <w:r>
          <w:t xml:space="preserve">2 Joint and conditional entropy</w:t>
        </w:r>
      </w:ins>
    </w:p>
    <w:bookmarkStart w:id="18" w:name="def-joint-entropy"/>
    <w:p>
      <w:pPr>
        <w:pStyle w:val="FirstParagraph"/>
      </w:pPr>
      <w:ins w:id="152" w:author="PR Preview" w:date="2026-01-01T00:00:00Z">
        <w:r>
          <w:rPr>
            <w:b/>
            <w:bCs/>
          </w:rPr>
          <w:t xml:space="preserve">Definition 2 (Joint entropy)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Let</w:t>
        </w:r>
      </w:ins>
      <w:ins w:id="155" w:author="PR Preview" w:date="2026-01-01T00:00:00Z">
        <w:r>
          <w:t xml:space="preserve"> </w:t>
        </w:r>
      </w:ins>
      <m:oMath>
        <m:r>
          <m:t>X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</w:t>
        </w:r>
      </w:ins>
      <w:ins w:id="158" w:author="PR Preview" w:date="2026-01-01T00:00:00Z">
        <w:r>
          <w:t xml:space="preserve"> </w:t>
        </w:r>
      </w:ins>
      <m:oMath>
        <m:r>
          <m:t>Y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be discrete random variables with joint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probability mass function</w:t>
        </w:r>
      </w:ins>
      <w:ins w:id="1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Their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joint entropy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is the entropy of the pair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73" w:author="PR Preview" w:date="2026-01-01T00:00:00Z">
        <w:r>
          <w:t xml:space="preserve">where the sum runs over the pairs with</w:t>
        </w:r>
      </w:ins>
      <w:ins w:id="1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75" w:author="PR Preview" w:date="2026-01-01T00:00:00Z">
        <w:r>
          <w:t xml:space="preserve">.</w:t>
        </w:r>
      </w:ins>
    </w:p>
    <w:bookmarkEnd w:id="18"/>
    <w:bookmarkStart w:id="19" w:name="def-entropy-given-value"/>
    <w:p>
      <w:pPr>
        <w:pStyle w:val="BodyText"/>
      </w:pPr>
      <w:ins w:id="176" w:author="PR Preview" w:date="2026-01-01T00:00:00Z">
        <w:r>
          <w:rPr>
            <w:b/>
            <w:bCs/>
          </w:rPr>
          <w:t xml:space="preserve">Definition 3 (Entropy given one value)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</w:t>
        </w:r>
      </w:ins>
      <w:ins w:id="179" w:author="PR Preview" w:date="2026-01-01T00:00:00Z">
        <w:r>
          <w:t xml:space="preserve"> </w:t>
        </w:r>
      </w:ins>
      <m:oMath>
        <m:r>
          <m:t>X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r>
          <m:t>Y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as in</w:t>
        </w:r>
      </w:ins>
      <w:ins w:id="185" w:author="PR Preview" w:date="2026-01-01T00:00:00Z">
        <w:r>
          <w:t xml:space="preserve"> </w:t>
        </w:r>
      </w:ins>
      <w:hyperlink w:anchor="def-joint-entropy">
        <w:ins w:id="1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7" w:author="PR Preview" w:date="2026-01-01T00:00:00Z">
        <w:r>
          <w:t xml:space="preserve">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write</w:t>
        </w:r>
      </w:ins>
      <w:ins w:id="1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The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rPr>
            <w:b/>
            <w:bCs/>
          </w:rPr>
          <w:t xml:space="preserve">entropy of</w:t>
        </w:r>
      </w:ins>
      <w:ins w:id="196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197" w:author="PR Preview" w:date="2026-01-01T00:00:00Z">
        <w:r>
          <w:rPr>
            <w:b/>
            <w:bCs/>
          </w:rP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given</w:t>
        </w:r>
      </w:ins>
      <w:ins w:id="19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200" w:author="PR Preview" w:date="2026-01-01T00:00:00Z">
        <w:r>
          <w:t xml:space="preserve">, for a value</w:t>
        </w:r>
      </w:ins>
      <w:ins w:id="201" w:author="PR Preview" w:date="2026-01-01T00:00:00Z">
        <w:r>
          <w:t xml:space="preserve"> </w:t>
        </w:r>
      </w:ins>
      <m:oMath>
        <m:r>
          <m:t>x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with</w:t>
        </w:r>
      </w:ins>
      <w:ins w:id="20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05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6" w:author="PR Preview" w:date="2026-01-01T00:00:00Z">
        <w:r>
          <w:t xml:space="preserve">where the sum runs over the values</w:t>
        </w:r>
      </w:ins>
      <w:ins w:id="207" w:author="PR Preview" w:date="2026-01-01T00:00:00Z">
        <w:r>
          <w:t xml:space="preserve"> </w:t>
        </w:r>
      </w:ins>
      <m:oMath>
        <m:r>
          <m:t>y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with</w:t>
        </w:r>
      </w:ins>
      <w:ins w:id="2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11" w:author="PR Preview" w:date="2026-01-01T00:00:00Z">
        <w:r>
          <w:t xml:space="preserve">.</w:t>
        </w:r>
      </w:ins>
    </w:p>
    <w:bookmarkEnd w:id="19"/>
    <w:bookmarkStart w:id="20" w:name="def-conditional-entropy"/>
    <w:p>
      <w:pPr>
        <w:pStyle w:val="BodyText"/>
      </w:pPr>
      <w:ins w:id="212" w:author="PR Preview" w:date="2026-01-01T00:00:00Z">
        <w:r>
          <w:rPr>
            <w:b/>
            <w:bCs/>
          </w:rPr>
          <w:t xml:space="preserve">Definition 4 (Conditional entropy)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For</w:t>
        </w:r>
      </w:ins>
      <w:ins w:id="215" w:author="PR Preview" w:date="2026-01-01T00:00:00Z">
        <w:r>
          <w:t xml:space="preserve"> </w:t>
        </w:r>
      </w:ins>
      <m:oMath>
        <m:r>
          <m:t>X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t>Y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as in</w:t>
        </w:r>
      </w:ins>
      <w:ins w:id="221" w:author="PR Preview" w:date="2026-01-01T00:00:00Z">
        <w:r>
          <w:t xml:space="preserve"> </w:t>
        </w:r>
      </w:ins>
      <w:hyperlink w:anchor="def-joint-entropy">
        <w:ins w:id="22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23" w:author="PR Preview" w:date="2026-01-01T00:00:00Z">
        <w:r>
          <w:t xml:space="preserve">, write</w:t>
        </w:r>
      </w:ins>
      <w:ins w:id="2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25" w:author="PR Preview" w:date="2026-01-01T00:00:00Z">
        <w:r>
          <w:t xml:space="preserve">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conditional entropy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of</w:t>
        </w:r>
      </w:ins>
      <w:ins w:id="232" w:author="PR Preview" w:date="2026-01-01T00:00:00Z">
        <w:r>
          <w:t xml:space="preserve"> </w:t>
        </w:r>
      </w:ins>
      <m:oMath>
        <m:r>
          <m:t>Y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given</w:t>
        </w:r>
      </w:ins>
      <w:ins w:id="235" w:author="PR Preview" w:date="2026-01-01T00:00:00Z">
        <w:r>
          <w:t xml:space="preserve"> </w:t>
        </w:r>
      </w:ins>
      <m:oMath>
        <m:r>
          <m:t>X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averages the</w:t>
        </w:r>
      </w:ins>
      <w:ins w:id="238" w:author="PR Preview" w:date="2026-01-01T00:00:00Z">
        <w:r>
          <w:t xml:space="preserve"> </w:t>
        </w:r>
      </w:ins>
      <w:hyperlink w:anchor="def-entropy-given-value">
        <w:ins w:id="239" w:author="PR Preview" w:date="2026-01-01T00:00:00Z">
          <w:r>
            <w:rPr>
              <w:rStyle w:val="Hyperlink"/>
            </w:rPr>
            <w:t xml:space="preserve">entropy of</w:t>
          </w:r>
        </w:ins>
        <w:ins w:id="24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Y</m:t>
          </m:r>
        </m:oMath>
        <w:ins w:id="241" w:author="PR Preview" w:date="2026-01-01T00:00:00Z">
          <w:r>
            <w:rPr>
              <w:rStyle w:val="Hyperlink"/>
            </w:rPr>
            <w:t xml:space="preserve"> </w:t>
          </w:r>
        </w:ins>
        <w:ins w:id="242" w:author="PR Preview" w:date="2026-01-01T00:00:00Z">
          <w:r>
            <w:rPr>
              <w:rStyle w:val="Hyperlink"/>
            </w:rPr>
            <w:t xml:space="preserve">given each value of</w:t>
          </w:r>
        </w:ins>
        <w:ins w:id="24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over the distribution of</w:t>
        </w:r>
      </w:ins>
      <w:ins w:id="246" w:author="PR Preview" w:date="2026-01-01T00:00:00Z">
        <w:r>
          <w:t xml:space="preserve"> </w:t>
        </w:r>
      </w:ins>
      <m:oMath>
        <m:r>
          <m:t>X</m:t>
        </m:r>
      </m:oMath>
      <w:ins w:id="2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48" w:author="PR Preview" w:date="2026-01-01T00:00:00Z">
        <w:r>
          <w:t xml:space="preserve">where the sum runs over the values</w:t>
        </w:r>
      </w:ins>
      <w:ins w:id="249" w:author="PR Preview" w:date="2026-01-01T00:00:00Z">
        <w:r>
          <w:t xml:space="preserve"> </w:t>
        </w:r>
      </w:ins>
      <m:oMath>
        <m:r>
          <m:t>x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with</w:t>
        </w:r>
      </w:ins>
      <w:ins w:id="2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53" w:author="PR Preview" w:date="2026-01-01T00:00:00Z">
        <w:r>
          <w:t xml:space="preserve">.</w:t>
        </w:r>
      </w:ins>
    </w:p>
    <w:bookmarkEnd w:id="20"/>
    <w:bookmarkStart w:id="21" w:name="thm-entropy-chain-rule"/>
    <w:p>
      <w:pPr>
        <w:pStyle w:val="BodyText"/>
      </w:pPr>
      <w:ins w:id="254" w:author="PR Preview" w:date="2026-01-01T00:00:00Z">
        <w:r>
          <w:rPr>
            <w:b/>
            <w:bCs/>
          </w:rPr>
          <w:t xml:space="preserve">Theorem 1 (Chain rule for entropy)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For discrete random variables</w:t>
        </w:r>
      </w:ins>
      <w:ins w:id="257" w:author="PR Preview" w:date="2026-01-01T00:00:00Z">
        <w:r>
          <w:t xml:space="preserve"> </w:t>
        </w:r>
      </w:ins>
      <m:oMath>
        <m:r>
          <m:t>X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t>Y</m:t>
        </m:r>
      </m:oMath>
      <w:ins w:id="26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ins w:id="262" w:author="PR Preview" w:date="2026-01-01T00:00:00Z">
        <w:r>
          <w:rPr>
            <w:i/>
            <w:iCs/>
          </w:rPr>
          <w:t xml:space="preserve">Proof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Use the notation of</w:t>
        </w:r>
      </w:ins>
      <w:ins w:id="265" w:author="PR Preview" w:date="2026-01-01T00:00:00Z">
        <w:r>
          <w:t xml:space="preserve"> </w:t>
        </w:r>
      </w:ins>
      <w:hyperlink w:anchor="def-entropy-given-value">
        <w:ins w:id="2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</w:t>
        </w:r>
      </w:ins>
      <w:ins w:id="269" w:author="PR Preview" w:date="2026-01-01T00:00:00Z">
        <w:r>
          <w:t xml:space="preserve"> </w:t>
        </w:r>
      </w:ins>
      <w:hyperlink w:anchor="def-conditional-entropy">
        <w:ins w:id="27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with every sum over the pairs with</w:t>
        </w:r>
      </w:ins>
      <w:ins w:id="2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Since</w:t>
        </w:r>
      </w:ins>
      <w:ins w:id="2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80" w:author="PR Preview" w:date="2026-01-01T00:00:00Z">
        <w:r>
          <w:t xml:space="preserve">The fourth line groups the terms by</w:t>
        </w:r>
      </w:ins>
      <w:ins w:id="281" w:author="PR Preview" w:date="2026-01-01T00:00:00Z">
        <w:r>
          <w:t xml:space="preserve"> </w:t>
        </w:r>
      </w:ins>
      <m:oMath>
        <m:r>
          <m:t>x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 uses</w:t>
        </w:r>
      </w:ins>
      <w:ins w:id="2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in the second sum;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 fifth uses</w:t>
        </w:r>
      </w:ins>
      <w:ins w:id="28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 the definition of</w:t>
        </w:r>
      </w:ins>
      <w:ins w:id="29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.</w:t>
        </w:r>
      </w:ins>
    </w:p>
    <w:bookmarkEnd w:id="22"/>
    <w:bookmarkStart w:id="31" w:name="sec-mutual-information"/>
    <w:p>
      <w:pPr>
        <w:pStyle w:val="Heading2"/>
      </w:pPr>
      <w:ins w:id="294" w:author="PR Preview" w:date="2026-01-01T00:00:00Z">
        <w:r>
          <w:t xml:space="preserve">3 Mutual information</w:t>
        </w:r>
      </w:ins>
    </w:p>
    <w:bookmarkStart w:id="23" w:name="def-mutual-information"/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Definition 5 (Mutual information)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mutual information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between discrete random variables</w:t>
        </w:r>
      </w:ins>
      <w:ins w:id="302" w:author="PR Preview" w:date="2026-01-01T00:00:00Z">
        <w:r>
          <w:t xml:space="preserve"> </w:t>
        </w:r>
      </w:ins>
      <m:oMath>
        <m:r>
          <m:t>X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</w:t>
        </w:r>
      </w:ins>
      <w:ins w:id="305" w:author="PR Preview" w:date="2026-01-01T00:00:00Z">
        <w:r>
          <w:t xml:space="preserve"> </w:t>
        </w:r>
      </w:ins>
      <m:oMath>
        <m:r>
          <m:t>Y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with finite entropies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is the reduction in the</w:t>
        </w:r>
      </w:ins>
      <w:ins w:id="310" w:author="PR Preview" w:date="2026-01-01T00:00:00Z">
        <w:r>
          <w:t xml:space="preserve"> </w:t>
        </w:r>
      </w:ins>
      <w:hyperlink r:id="rId13">
        <w:ins w:id="311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</w:t>
        </w:r>
      </w:ins>
      <w:ins w:id="314" w:author="PR Preview" w:date="2026-01-01T00:00:00Z">
        <w:r>
          <w:t xml:space="preserve"> </w:t>
        </w:r>
      </w:ins>
      <m:oMath>
        <m:r>
          <m:t>Y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from learning</w:t>
        </w:r>
      </w:ins>
      <w:ins w:id="317" w:author="PR Preview" w:date="2026-01-01T00:00:00Z">
        <w:r>
          <w:t xml:space="preserve"> </w:t>
        </w:r>
      </w:ins>
      <m:oMath>
        <m:r>
          <m:t>X</m:t>
        </m:r>
      </m:oMath>
      <w:ins w:id="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19" w:author="PR Preview" w:date="2026-01-01T00:00:00Z">
        <w:r>
          <w:t xml:space="preserve">where</w:t>
        </w:r>
      </w:ins>
      <w:ins w:id="32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the</w:t>
        </w:r>
      </w:ins>
      <w:ins w:id="323" w:author="PR Preview" w:date="2026-01-01T00:00:00Z">
        <w:r>
          <w:t xml:space="preserve"> </w:t>
        </w:r>
      </w:ins>
      <w:hyperlink w:anchor="def-conditional-entropy">
        <w:ins w:id="324" w:author="PR Preview" w:date="2026-01-01T00:00:00Z">
          <w:r>
            <w:rPr>
              <w:rStyle w:val="Hyperlink"/>
            </w:rPr>
            <w:t xml:space="preserve">conditional entropy</w:t>
          </w:r>
        </w:ins>
      </w:hyperlink>
      <w:ins w:id="325" w:author="PR Preview" w:date="2026-01-01T00:00:00Z">
        <w:r>
          <w:t xml:space="preserve">.</w:t>
        </w:r>
      </w:ins>
    </w:p>
    <w:bookmarkEnd w:id="23"/>
    <w:bookmarkStart w:id="24" w:name="thm-mutual-information-symmetric"/>
    <w:p>
      <w:pPr>
        <w:pStyle w:val="BodyText"/>
      </w:pPr>
      <w:ins w:id="326" w:author="PR Preview" w:date="2026-01-01T00:00:00Z">
        <w:r>
          <w:rPr>
            <w:b/>
            <w:bCs/>
          </w:rPr>
          <w:t xml:space="preserve">Theorem 2 (Mutual information is symmetric)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For discrete random variables</w:t>
        </w:r>
      </w:ins>
      <w:ins w:id="329" w:author="PR Preview" w:date="2026-01-01T00:00:00Z">
        <w:r>
          <w:t xml:space="preserve"> </w:t>
        </w:r>
      </w:ins>
      <m:oMath>
        <m:r>
          <m:t>X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r>
          <m:t>Y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with finite entropies,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ins w:id="335" w:author="PR Preview" w:date="2026-01-01T00:00:00Z">
        <w:r>
          <w:rPr>
            <w:i/>
            <w:iCs/>
          </w:rPr>
          <w:t xml:space="preserve">Proof</w:t>
        </w:r>
      </w:ins>
      <w:ins w:id="336" w:author="PR Preview" w:date="2026-01-01T00:00:00Z">
        <w:r>
          <w:t xml:space="preserve">. </w:t>
        </w:r>
      </w:ins>
      <w:ins w:id="337" w:author="PR Preview" w:date="2026-01-01T00:00:00Z">
        <w:r>
          <w:t xml:space="preserve">The</w:t>
        </w:r>
      </w:ins>
      <w:ins w:id="338" w:author="PR Preview" w:date="2026-01-01T00:00:00Z">
        <w:r>
          <w:t xml:space="preserve"> </w:t>
        </w:r>
      </w:ins>
      <w:hyperlink w:anchor="thm-entropy-chain-rule">
        <w:ins w:id="339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expands</w:t>
        </w:r>
      </w:ins>
      <w:ins w:id="34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in either order: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45" w:author="PR Preview" w:date="2026-01-01T00:00:00Z">
        <w:r>
          <w:t xml:space="preserve">Subtracting</w:t>
        </w:r>
      </w:ins>
      <w:ins w:id="34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from the outer two expressions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49" w:author="PR Preview" w:date="2026-01-01T00:00:00Z">
        <w:r>
          <w:t xml:space="preserve">The right side is</w:t>
        </w:r>
      </w:ins>
      <w:ins w:id="35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by</w:t>
        </w:r>
      </w:ins>
      <w:ins w:id="353" w:author="PR Preview" w:date="2026-01-01T00:00:00Z">
        <w:r>
          <w:t xml:space="preserve"> </w:t>
        </w:r>
      </w:ins>
      <w:hyperlink w:anchor="def-mutual-information">
        <w:ins w:id="35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and the left side is</w:t>
        </w:r>
      </w:ins>
      <w:ins w:id="35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by the same definition.</w:t>
        </w:r>
      </w:ins>
    </w:p>
    <w:bookmarkStart w:id="26" w:name="rem-mutual-information-kl"/>
    <w:p>
      <w:pPr>
        <w:pStyle w:val="BodyText"/>
      </w:pPr>
      <w:ins w:id="361" w:author="PR Preview" w:date="2026-01-01T00:00:00Z">
        <w:r>
          <w:rPr>
            <w:i/>
            <w:iCs/>
          </w:rPr>
          <w:t xml:space="preserve">Remark 3</w:t>
        </w:r>
      </w:ins>
      <w:ins w:id="362" w:author="PR Preview" w:date="2026-01-01T00:00:00Z">
        <w:r>
          <w:t xml:space="preserve"> (Mutual information as a divergence). </w:t>
        </w:r>
      </w:ins>
      <w:ins w:id="363" w:author="PR Preview" w:date="2026-01-01T00:00:00Z">
        <w:r>
          <w:t xml:space="preserve">Cover and Thomas (2006, sec. 2.3)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define mutual information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as the</w:t>
        </w:r>
      </w:ins>
      <w:ins w:id="368" w:author="PR Preview" w:date="2026-01-01T00:00:00Z">
        <w:r>
          <w:t xml:space="preserve"> </w:t>
        </w:r>
      </w:ins>
      <w:hyperlink r:id="rId25">
        <w:ins w:id="369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of the joint distribution of</w:t>
        </w:r>
      </w:ins>
      <w:ins w:id="3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from the product of its marginals,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and show that this equals</w:t>
        </w:r>
      </w:ins>
      <w:ins w:id="37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(Cover and Thomas 2006, sec. 2.4)</w:t>
        </w:r>
      </w:ins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Since a Kullback–Leibler divergence is never negative,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and is</w:t>
        </w:r>
      </w:ins>
      <w:ins w:id="385" w:author="PR Preview" w:date="2026-01-01T00:00:00Z">
        <w:r>
          <w:t xml:space="preserve"> </w:t>
        </w:r>
      </w:ins>
      <m:oMath>
        <m:r>
          <m:t>0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only when the two distributions are equal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(Cover and Thomas 2006, sec. 2.6)</w:t>
        </w:r>
      </w:ins>
      <w:ins w:id="390" w:author="PR Preview" w:date="2026-01-01T00:00:00Z">
        <w:r>
          <w:t xml:space="preserve">,</w:t>
        </w:r>
      </w:ins>
      <w:ins w:id="3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392" w:author="PR Preview" w:date="2026-01-01T00:00:00Z">
        <w:r>
          <w:t xml:space="preserve">, with equality exactly when</w:t>
        </w:r>
      </w:ins>
      <w:ins w:id="393" w:author="PR Preview" w:date="2026-01-01T00:00:00Z">
        <w:r>
          <w:t xml:space="preserve"> </w:t>
        </w:r>
      </w:ins>
      <m:oMath>
        <m:r>
          <m:t>X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and</w:t>
        </w:r>
      </w:ins>
      <w:ins w:id="396" w:author="PR Preview" w:date="2026-01-01T00:00:00Z">
        <w:r>
          <w:t xml:space="preserve"> </w:t>
        </w:r>
      </w:ins>
      <m:oMath>
        <m:r>
          <m:t>Y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are independent.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Learning</w:t>
        </w:r>
      </w:ins>
      <w:ins w:id="401" w:author="PR Preview" w:date="2026-01-01T00:00:00Z">
        <w:r>
          <w:t xml:space="preserve"> </w:t>
        </w:r>
      </w:ins>
      <m:oMath>
        <m:r>
          <m:t>X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never raises the entropy of</w:t>
        </w:r>
      </w:ins>
      <w:ins w:id="404" w:author="PR Preview" w:date="2026-01-01T00:00:00Z">
        <w:r>
          <w:t xml:space="preserve"> </w:t>
        </w:r>
      </w:ins>
      <m:oMath>
        <m:r>
          <m:t>Y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on average.</w:t>
        </w:r>
      </w:ins>
    </w:p>
    <w:bookmarkEnd w:id="26"/>
    <w:bookmarkStart w:id="27" w:name="def-information-gain"/>
    <w:p>
      <w:pPr>
        <w:pStyle w:val="BodyText"/>
      </w:pPr>
      <w:ins w:id="407" w:author="PR Preview" w:date="2026-01-01T00:00:00Z">
        <w:r>
          <w:rPr>
            <w:b/>
            <w:bCs/>
          </w:rPr>
          <w:t xml:space="preserve">Definition 6 (Information gain)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 decision tree splits the points at a node into branches.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information gain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of the split is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entropy of the class labels at the node,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minus the entropy of the labels in each branch,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weighted by the share of the node’s points that branch holds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(Quinlan 1986)</w:t>
        </w:r>
      </w:ins>
      <w:ins w:id="424" w:author="PR Preview" w:date="2026-01-01T00:00:00Z">
        <w:r>
          <w:t xml:space="preserve">.</w:t>
        </w:r>
      </w:ins>
    </w:p>
    <w:bookmarkEnd w:id="27"/>
    <w:bookmarkStart w:id="28" w:name="rem-information-gain"/>
    <w:p>
      <w:pPr>
        <w:pStyle w:val="BodyText"/>
      </w:pPr>
      <w:ins w:id="425" w:author="PR Preview" w:date="2026-01-01T00:00:00Z">
        <w:r>
          <w:rPr>
            <w:i/>
            <w:iCs/>
          </w:rPr>
          <w:t xml:space="preserve">Remark 4</w:t>
        </w:r>
      </w:ins>
      <w:ins w:id="426" w:author="PR Preview" w:date="2026-01-01T00:00:00Z">
        <w:r>
          <w:t xml:space="preserve"> (Information gain is mutual information). </w:t>
        </w:r>
      </w:ins>
      <w:ins w:id="427" w:author="PR Preview" w:date="2026-01-01T00:00:00Z">
        <w:r>
          <w:t xml:space="preserve">Draw one point uniformly at random from the node of</w:t>
        </w:r>
      </w:ins>
      <w:ins w:id="428" w:author="PR Preview" w:date="2026-01-01T00:00:00Z">
        <w:r>
          <w:t xml:space="preserve"> </w:t>
        </w:r>
      </w:ins>
      <w:hyperlink w:anchor="def-information-gain">
        <w:ins w:id="42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30" w:author="PR Preview" w:date="2026-01-01T00:00:00Z">
        <w:r>
          <w:t xml:space="preserve">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 let</w:t>
        </w:r>
      </w:ins>
      <w:ins w:id="433" w:author="PR Preview" w:date="2026-01-01T00:00:00Z">
        <w:r>
          <w:t xml:space="preserve"> </w:t>
        </w:r>
      </w:ins>
      <m:oMath>
        <m:r>
          <m:t>Y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be its class and</w:t>
        </w:r>
      </w:ins>
      <w:ins w:id="436" w:author="PR Preview" w:date="2026-01-01T00:00:00Z">
        <w:r>
          <w:t xml:space="preserve"> </w:t>
        </w:r>
      </w:ins>
      <m:oMath>
        <m:r>
          <m:t>X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 branch it falls into.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Then the entropy at the node is</w:t>
        </w:r>
      </w:ins>
      <w:ins w:id="44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442" w:author="PR Preview" w:date="2026-01-01T00:00:00Z">
        <w:r>
          <w:t xml:space="preserve">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 weighted entropy left in the branches is</w:t>
        </w:r>
      </w:ins>
      <w:ins w:id="44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 the information gain is the</w:t>
        </w:r>
      </w:ins>
      <w:ins w:id="449" w:author="PR Preview" w:date="2026-01-01T00:00:00Z">
        <w:r>
          <w:t xml:space="preserve"> </w:t>
        </w:r>
      </w:ins>
      <w:hyperlink w:anchor="def-mutual-information">
        <w:ins w:id="450" w:author="PR Preview" w:date="2026-01-01T00:00:00Z">
          <w:r>
            <w:rPr>
              <w:rStyle w:val="Hyperlink"/>
            </w:rPr>
            <w:t xml:space="preserve">mutual information</w:t>
          </w:r>
        </w:ins>
      </w:hyperlink>
      <w:ins w:id="4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452" w:author="PR Preview" w:date="2026-01-01T00:00:00Z">
        <w:r>
          <w:t xml:space="preserve">.</w:t>
        </w:r>
      </w:ins>
    </w:p>
    <w:bookmarkEnd w:id="28"/>
    <w:bookmarkStart w:id="29" w:name="exr-information-gain"/>
    <w:p>
      <w:pPr>
        <w:pStyle w:val="BodyText"/>
      </w:pPr>
      <w:ins w:id="453" w:author="PR Preview" w:date="2026-01-01T00:00:00Z">
        <w:r>
          <w:rPr>
            <w:b/>
            <w:bCs/>
          </w:rPr>
          <w:t xml:space="preserve">Exercise 1 (Choosing between two splits)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 node holds</w:t>
        </w:r>
      </w:ins>
      <w:ins w:id="456" w:author="PR Preview" w:date="2026-01-01T00:00:00Z">
        <w:r>
          <w:t xml:space="preserve"> </w:t>
        </w:r>
      </w:ins>
      <m:oMath>
        <m:r>
          <m:t>20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points,</w:t>
        </w:r>
      </w:ins>
      <w:ins w:id="459" w:author="PR Preview" w:date="2026-01-01T00:00:00Z">
        <w:r>
          <w:t xml:space="preserve"> </w:t>
        </w:r>
      </w:ins>
      <m:oMath>
        <m:r>
          <m:t>10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red and</w:t>
        </w:r>
      </w:ins>
      <w:ins w:id="462" w:author="PR Preview" w:date="2026-01-01T00:00:00Z">
        <w:r>
          <w:t xml:space="preserve"> </w:t>
        </w:r>
      </w:ins>
      <m:oMath>
        <m:r>
          <m:t>10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green.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Two candidate splits each send the points into two branches: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467" w:author="PR Preview" w:date="2026-01-01T00:00:00Z">
        <w:r>
          <w:t xml:space="preserve">Draw one point uniformly at random from the node,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let</w:t>
        </w:r>
      </w:ins>
      <w:ins w:id="470" w:author="PR Preview" w:date="2026-01-01T00:00:00Z">
        <w:r>
          <w:t xml:space="preserve"> </w:t>
        </w:r>
      </w:ins>
      <m:oMath>
        <m:r>
          <m:t>Y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be its color, and let</w:t>
        </w:r>
      </w:ins>
      <w:ins w:id="473" w:author="PR Preview" w:date="2026-01-01T00:00:00Z">
        <w:r>
          <w:t xml:space="preserve"> </w:t>
        </w:r>
      </w:ins>
      <m:oMath>
        <m:r>
          <m:t>X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be the branch it falls into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(</w:t>
        </w:r>
      </w:ins>
      <w:hyperlink w:anchor="rem-information-gain">
        <w:ins w:id="478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479" w:author="PR Preview" w:date="2026-01-01T00:00:00Z">
        <w:r>
          <w:t xml:space="preserve">).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information gain of each split (</w:t>
        </w:r>
      </w:ins>
      <w:hyperlink w:anchor="def-information-gain">
        <w:ins w:id="48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83" w:author="PR Preview" w:date="2026-01-01T00:00:00Z">
        <w:r>
          <w:t xml:space="preserve">) is then</w:t>
        </w:r>
      </w:ins>
      <w:ins w:id="48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485" w:author="PR Preview" w:date="2026-01-01T00:00:00Z">
        <w:r>
          <w:t xml:space="preserve">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Use base-2 logarithms throughout.</w:t>
        </w:r>
      </w:ins>
    </w:p>
    <w:p>
      <w:pPr>
        <w:numPr>
          <w:ilvl w:val="0"/>
          <w:numId w:val="1001"/>
        </w:numPr>
      </w:pPr>
      <w:ins w:id="488" w:author="PR Preview" w:date="2026-01-01T00:00:00Z">
        <w:r>
          <w:t xml:space="preserve">Compute</w:t>
        </w:r>
      </w:ins>
      <w:ins w:id="48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49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491" w:author="PR Preview" w:date="2026-01-01T00:00:00Z">
        <w:r>
          <w:t xml:space="preserve">For each split, compute</w:t>
        </w:r>
      </w:ins>
      <w:ins w:id="49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for both branches,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and then</w:t>
        </w:r>
      </w:ins>
      <w:ins w:id="49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498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499" w:author="PR Preview" w:date="2026-01-01T00:00:00Z">
        <w:r>
          <w:t xml:space="preserve">Compute the information gain</w:t>
        </w:r>
      </w:ins>
      <w:ins w:id="50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for each split.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Which split has the larger gain?</w:t>
        </w:r>
      </w:ins>
    </w:p>
    <w:bookmarkEnd w:id="29"/>
    <w:bookmarkStart w:id="30" w:name="sol-information-gain"/>
    <w:p>
      <w:pPr>
        <w:pStyle w:val="FirstParagraph"/>
      </w:pPr>
      <w:ins w:id="505" w:author="PR Preview" w:date="2026-01-01T00:00:00Z">
        <w:r>
          <w:rPr>
            <w:i/>
            <w:iCs/>
          </w:rPr>
          <w:t xml:space="preserve">Solution 1</w:t>
        </w:r>
      </w:ins>
      <w:ins w:id="506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507" w:author="PR Preview" w:date="2026-01-01T00:00:00Z">
        <w:r>
          <w:t xml:space="preserve">Half the points are red,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508" w:author="PR Preview" w:date="2026-01-01T00:00:00Z">
        <w:r>
          <w:t xml:space="preserve">A branch holding one color only has entropy</w:t>
        </w:r>
      </w:ins>
      <w:ins w:id="509" w:author="PR Preview" w:date="2026-01-01T00:00:00Z">
        <w:r>
          <w:t xml:space="preserve"> </w:t>
        </w:r>
      </w:ins>
      <m:oMath>
        <m:r>
          <m:t>0</m:t>
        </m:r>
      </m:oMath>
      <w:ins w:id="510" w:author="PR Preview" w:date="2026-01-01T00:00:00Z">
        <w:r>
          <w:t xml:space="preserve">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For split A, the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“no”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branch holds</w:t>
        </w:r>
      </w:ins>
      <w:ins w:id="517" w:author="PR Preview" w:date="2026-01-01T00:00:00Z">
        <w:r>
          <w:t xml:space="preserve"> </w:t>
        </w:r>
      </w:ins>
      <m:oMath>
        <m:r>
          <m:t>6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red and</w:t>
        </w:r>
      </w:ins>
      <w:ins w:id="520" w:author="PR Preview" w:date="2026-01-01T00:00:00Z">
        <w:r>
          <w:t xml:space="preserve"> </w:t>
        </w:r>
      </w:ins>
      <m:oMath>
        <m:r>
          <m:t>10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green points of</w:t>
        </w:r>
      </w:ins>
      <w:ins w:id="523" w:author="PR Preview" w:date="2026-01-01T00:00:00Z">
        <w:r>
          <w:t xml:space="preserve"> </w:t>
        </w:r>
      </w:ins>
      <m:oMath>
        <m:r>
          <m:t>16</m:t>
        </m:r>
      </m:oMath>
      <w:ins w:id="5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25" w:author="PR Preview" w:date="2026-01-01T00:00:00Z">
        <w:r>
          <w:t xml:space="preserve">The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“yes”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branch holds</w:t>
        </w:r>
      </w:ins>
      <w:ins w:id="530" w:author="PR Preview" w:date="2026-01-01T00:00:00Z">
        <w:r>
          <w:t xml:space="preserve"> </w:t>
        </w:r>
      </w:ins>
      <m:oMath>
        <m:r>
          <m:t>4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of the</w:t>
        </w:r>
      </w:ins>
      <w:ins w:id="533" w:author="PR Preview" w:date="2026-01-01T00:00:00Z">
        <w:r>
          <w:t xml:space="preserve"> </w:t>
        </w:r>
      </w:ins>
      <m:oMath>
        <m:r>
          <m:t>20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points and the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“no”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branch</w:t>
        </w:r>
      </w:ins>
      <w:ins w:id="540" w:author="PR Preview" w:date="2026-01-01T00:00:00Z">
        <w:r>
          <w:t xml:space="preserve"> </w:t>
        </w:r>
      </w:ins>
      <m:oMath>
        <m:r>
          <m:t>16</m:t>
        </m:r>
      </m:oMath>
      <w:ins w:id="54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42" w:author="PR Preview" w:date="2026-01-01T00:00:00Z">
        <w:r>
          <w:t xml:space="preserve">For split B, the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“yes”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branch holds</w:t>
        </w:r>
      </w:ins>
      <w:ins w:id="547" w:author="PR Preview" w:date="2026-01-01T00:00:00Z">
        <w:r>
          <w:t xml:space="preserve"> </w:t>
        </w:r>
      </w:ins>
      <m:oMath>
        <m:r>
          <m:t>5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red and</w:t>
        </w:r>
      </w:ins>
      <w:ins w:id="550" w:author="PR Preview" w:date="2026-01-01T00:00:00Z">
        <w:r>
          <w:t xml:space="preserve"> </w:t>
        </w:r>
      </w:ins>
      <m:oMath>
        <m:r>
          <m:t>10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green points of</w:t>
        </w:r>
      </w:ins>
      <w:ins w:id="553" w:author="PR Preview" w:date="2026-01-01T00:00:00Z">
        <w:r>
          <w:t xml:space="preserve"> </w:t>
        </w:r>
      </w:ins>
      <m:oMath>
        <m:r>
          <m:t>15</m:t>
        </m:r>
      </m:oMath>
      <w:ins w:id="55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“yes”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branch holds</w:t>
        </w:r>
      </w:ins>
      <w:ins w:id="560" w:author="PR Preview" w:date="2026-01-01T00:00:00Z">
        <w:r>
          <w:t xml:space="preserve"> </w:t>
        </w:r>
      </w:ins>
      <m:oMath>
        <m:r>
          <m:t>15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of the</w:t>
        </w:r>
      </w:ins>
      <w:ins w:id="563" w:author="PR Preview" w:date="2026-01-01T00:00:00Z">
        <w:r>
          <w:t xml:space="preserve"> </w:t>
        </w:r>
      </w:ins>
      <m:oMath>
        <m:r>
          <m:t>20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points and the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“no”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branch</w:t>
        </w:r>
      </w:ins>
      <w:ins w:id="570" w:author="PR Preview" w:date="2026-01-01T00:00:00Z">
        <w:r>
          <w:t xml:space="preserve"> </w:t>
        </w:r>
      </w:ins>
      <m:oMath>
        <m:r>
          <m:t>5</m:t>
        </m:r>
      </m:oMath>
      <w:ins w:id="57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ins w:id="572" w:author="PR Preview" w:date="2026-01-01T00:00:00Z">
        <w:r>
          <w:t xml:space="preserve">By</w:t>
        </w:r>
      </w:ins>
      <w:ins w:id="573" w:author="PR Preview" w:date="2026-01-01T00:00:00Z">
        <w:r>
          <w:t xml:space="preserve"> </w:t>
        </w:r>
      </w:ins>
      <w:hyperlink w:anchor="def-mutual-information">
        <w:ins w:id="57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5" w:author="PR Preview" w:date="2026-01-01T00:00:00Z">
        <w:r>
          <w:t xml:space="preserve">, the gain is</w:t>
        </w:r>
      </w:ins>
      <w:ins w:id="57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577" w:author="PR Preview" w:date="2026-01-01T00:00:00Z">
        <w:r>
          <w:t xml:space="preserve">:</w:t>
        </w:r>
      </w:ins>
    </w:p>
    <w:p>
      <w:pPr>
        <w:pStyle w:val="Compact"/>
        <w:numPr>
          <w:ilvl w:val="1"/>
          <w:numId w:val="1003"/>
        </w:numPr>
      </w:pPr>
      <w:ins w:id="578" w:author="PR Preview" w:date="2026-01-01T00:00:00Z">
        <w:r>
          <w:t xml:space="preserve">split A:</w:t>
        </w:r>
      </w:ins>
      <w:ins w:id="5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bits</w:t>
        </w:r>
      </w:ins>
    </w:p>
    <w:p>
      <w:pPr>
        <w:pStyle w:val="Compact"/>
        <w:numPr>
          <w:ilvl w:val="1"/>
          <w:numId w:val="1003"/>
        </w:numPr>
      </w:pPr>
      <w:ins w:id="582" w:author="PR Preview" w:date="2026-01-01T00:00:00Z">
        <w:r>
          <w:t xml:space="preserve">split B:</w:t>
        </w:r>
      </w:ins>
      <w:ins w:id="58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bits</w:t>
        </w:r>
      </w:ins>
    </w:p>
    <w:p>
      <w:pPr>
        <w:numPr>
          <w:ilvl w:val="0"/>
          <w:numId w:val="1000"/>
        </w:numPr>
      </w:pPr>
      <w:ins w:id="586" w:author="PR Preview" w:date="2026-01-01T00:00:00Z">
        <w:r>
          <w:t xml:space="preserve">Split B has the larger gain.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Both splits isolate a branch of one color,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so the gain depends on the other, mixed branch.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B’s mixed branch,</w:t>
        </w:r>
      </w:ins>
      <w:ins w:id="593" w:author="PR Preview" w:date="2026-01-01T00:00:00Z">
        <w:r>
          <w:t xml:space="preserve"> </w:t>
        </w:r>
      </w:ins>
      <m:oMath>
        <m:r>
          <m:t>5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red against</w:t>
        </w:r>
      </w:ins>
      <w:ins w:id="596" w:author="PR Preview" w:date="2026-01-01T00:00:00Z">
        <w:r>
          <w:t xml:space="preserve"> </w:t>
        </w:r>
      </w:ins>
      <m:oMath>
        <m:r>
          <m:t>10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green,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more lopsided than A’s</w:t>
        </w:r>
      </w:ins>
      <w:ins w:id="601" w:author="PR Preview" w:date="2026-01-01T00:00:00Z">
        <w:r>
          <w:t xml:space="preserve"> </w:t>
        </w:r>
      </w:ins>
      <m:oMath>
        <m:r>
          <m:t>6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against</w:t>
        </w:r>
      </w:ins>
      <w:ins w:id="604" w:author="PR Preview" w:date="2026-01-01T00:00:00Z">
        <w:r>
          <w:t xml:space="preserve"> </w:t>
        </w:r>
      </w:ins>
      <m:oMath>
        <m:r>
          <m:t>10</m:t>
        </m:r>
      </m:oMath>
      <w:ins w:id="605" w:author="PR Preview" w:date="2026-01-01T00:00:00Z">
        <w:r>
          <w:t xml:space="preserve">, so it has less entropy,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 it also holds fewer of the points,</w:t>
        </w:r>
      </w:ins>
      <w:ins w:id="608" w:author="PR Preview" w:date="2026-01-01T00:00:00Z">
        <w:r>
          <w:t xml:space="preserve"> </w:t>
        </w:r>
      </w:ins>
      <m:oMath>
        <m:r>
          <m:t>15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against</w:t>
        </w:r>
      </w:ins>
      <w:ins w:id="611" w:author="PR Preview" w:date="2026-01-01T00:00:00Z">
        <w:r>
          <w:t xml:space="preserve"> </w:t>
        </w:r>
      </w:ins>
      <m:oMath>
        <m:r>
          <m:t>16</m:t>
        </m:r>
      </m:oMath>
      <w:ins w:id="612" w:author="PR Preview" w:date="2026-01-01T00:00:00Z">
        <w:r>
          <w:t xml:space="preserve">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so its entropy gets less weight.</w:t>
        </w:r>
      </w:ins>
    </w:p>
    <w:bookmarkEnd w:id="30"/>
    <w:bookmarkEnd w:id="31"/>
    <w:bookmarkStart w:id="38" w:name="references"/>
    <w:p>
      <w:pPr>
        <w:pStyle w:val="Heading2"/>
      </w:pPr>
      <w:ins w:id="615" w:author="PR Preview" w:date="2026-01-01T00:00:00Z">
        <w:r>
          <w:t xml:space="preserve">References</w:t>
        </w:r>
      </w:ins>
    </w:p>
    <w:bookmarkStart w:id="37" w:name="refs"/>
    <w:bookmarkStart w:id="33" w:name="ref-cover2006elements"/>
    <w:p>
      <w:pPr>
        <w:pStyle w:val="Bibliography"/>
      </w:pPr>
      <w:ins w:id="616" w:author="PR Preview" w:date="2026-01-01T00:00:00Z">
        <w:r>
          <w:t xml:space="preserve">Cover, Thomas M., and Joy A. Thomas. 2006.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rPr>
            <w:i/>
            <w:iCs/>
          </w:rPr>
          <w:t xml:space="preserve">Elements of Information Theory</w:t>
        </w:r>
      </w:ins>
      <w:ins w:id="619" w:author="PR Preview" w:date="2026-01-01T00:00:00Z">
        <w:r>
          <w:t xml:space="preserve">. 2nd ed. Wiley-Interscience.</w:t>
        </w:r>
      </w:ins>
      <w:ins w:id="620" w:author="PR Preview" w:date="2026-01-01T00:00:00Z">
        <w:r>
          <w:t xml:space="preserve"> </w:t>
        </w:r>
      </w:ins>
      <w:hyperlink r:id="rId32">
        <w:ins w:id="621" w:author="PR Preview" w:date="2026-01-01T00:00:00Z">
          <w:r>
            <w:rPr>
              <w:rStyle w:val="Hyperlink"/>
            </w:rPr>
            <w:t xml:space="preserve">https://doi.org/10.1002/047174882X</w:t>
          </w:r>
        </w:ins>
      </w:hyperlink>
      <w:ins w:id="622" w:author="PR Preview" w:date="2026-01-01T00:00:00Z">
        <w:r>
          <w:t xml:space="preserve">.</w:t>
        </w:r>
      </w:ins>
    </w:p>
    <w:bookmarkEnd w:id="33"/>
    <w:bookmarkStart w:id="34" w:name="ref-mackay2003information"/>
    <w:p>
      <w:pPr>
        <w:pStyle w:val="Bibliography"/>
      </w:pPr>
      <w:ins w:id="623" w:author="PR Preview" w:date="2026-01-01T00:00:00Z">
        <w:r>
          <w:t xml:space="preserve">MacKay, David J. C. 2003.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rPr>
            <w:i/>
            <w:iCs/>
          </w:rPr>
          <w:t xml:space="preserve">Information Theory, Inference, and Learning Algorithms</w:t>
        </w:r>
      </w:ins>
      <w:ins w:id="626" w:author="PR Preview" w:date="2026-01-01T00:00:00Z">
        <w:r>
          <w:t xml:space="preserve">. Cambridge University Press.</w:t>
        </w:r>
      </w:ins>
    </w:p>
    <w:bookmarkEnd w:id="34"/>
    <w:bookmarkStart w:id="36" w:name="ref-quinlan1986induction"/>
    <w:p>
      <w:pPr>
        <w:pStyle w:val="Bibliography"/>
      </w:pPr>
      <w:ins w:id="627" w:author="PR Preview" w:date="2026-01-01T00:00:00Z">
        <w:r>
          <w:t xml:space="preserve">Quinlan, J. R. 1986.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“Induction of Decision Trees.”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rPr>
            <w:i/>
            <w:iCs/>
          </w:rPr>
          <w:t xml:space="preserve">Machine Learning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1 (1): 81–106.</w:t>
        </w:r>
      </w:ins>
      <w:ins w:id="634" w:author="PR Preview" w:date="2026-01-01T00:00:00Z">
        <w:r>
          <w:t xml:space="preserve"> </w:t>
        </w:r>
      </w:ins>
      <w:hyperlink r:id="rId35">
        <w:ins w:id="635" w:author="PR Preview" w:date="2026-01-01T00:00:00Z">
          <w:r>
            <w:rPr>
              <w:rStyle w:val="Hyperlink"/>
            </w:rPr>
            <w:t xml:space="preserve">https://doi.org/10.1007/BF00116251</w:t>
          </w:r>
        </w:ins>
      </w:hyperlink>
      <w:ins w:id="636" w:author="PR Preview" w:date="2026-01-01T00:00:00Z">
        <w:r>
          <w:t xml:space="preserve">.</w:t>
        </w:r>
      </w:ins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2026-10-12T09:23:18Z</dcterms:created>
  <dcterms:modified xsi:type="dcterms:W3CDTF">2026-10-12T09:23:18Z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