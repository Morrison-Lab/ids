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2026-10-12 01:05:26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02:20:51 (PDT)</w:t>
        </w:r>
      </w:ins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del w:id="3" w:author="PR Preview" w:date="2026-01-01T00:00:00Z">
        <w:r>
          <w:delText xml:space="preserve">These notes collect the information theory that data science courses use.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They are new, and the topic pages are still to be written.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planned topics are:</w:delText>
        </w:r>
      </w:del>
    </w:p>
    <w:p>
      <w:pPr>
        <w:pStyle w:val="Compact"/>
        <w:numPr>
          <w:ilvl w:val="0"/>
          <w:numId w:val="1001"/>
        </w:numPr>
      </w:pPr>
      <w:del w:id="8" w:author="PR Preview" w:date="2026-01-01T00:00:00Z">
        <w:r>
          <w:delText xml:space="preserve">entropy, joint and conditional entropy, and mutual information</w:delText>
        </w:r>
      </w:del>
    </w:p>
    <w:p>
      <w:pPr>
        <w:pStyle w:val="BodyText"/>
      </w:pPr>
      <w:ins w:id="9" w:author="PR Preview" w:date="2026-01-01T00:00:00Z">
        <w:r>
          <w:t xml:space="preserve">These notes collect the information theory that data science courses use.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They are new.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pages written so far are:</w:t>
        </w:r>
      </w:ins>
    </w:p>
    <w:p>
      <w:pPr>
        <w:pStyle w:val="Compact"/>
        <w:numPr>
          <w:ilvl w:val="0"/>
          <w:numId w:val="1001"/>
        </w:numPr>
      </w:pPr>
      <w:hyperlink r:id="rId9">
        <w:ins w:id="14" w:author="PR Preview" w:date="2026-01-01T00:00:00Z">
          <w:r>
            <w:rPr>
              <w:rStyle w:val="Hyperlink"/>
            </w:rPr>
            <w:t xml:space="preserve">Entropy and mutual information</w:t>
          </w:r>
        </w:ins>
      </w:hyperlink>
      <w:ins w:id="15" w:author="PR Preview" w:date="2026-01-01T00:00:00Z">
        <w:r>
          <w:t xml:space="preserve">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surprisal, joint and conditional entropy, mutual information,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the information gain of decision trees</w:t>
        </w:r>
      </w:ins>
    </w:p>
    <w:p>
      <w:pPr>
        <w:pStyle w:val="Compact"/>
        <w:numPr>
          <w:ilvl w:val="0"/>
          <w:numId w:val="1001"/>
        </w:numPr>
      </w:pPr>
      <w:hyperlink r:id="rId10">
        <w:ins w:id="20" w:author="PR Preview" w:date="2026-01-01T00:00:00Z">
          <w:r>
            <w:rPr>
              <w:rStyle w:val="Hyperlink"/>
            </w:rPr>
            <w:t xml:space="preserve">Source coding</w:t>
          </w:r>
        </w:ins>
      </w:hyperlink>
      <w:ins w:id="21" w:author="PR Preview" w:date="2026-01-01T00:00:00Z">
        <w:r>
          <w:t xml:space="preserve">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source coding theorem, and cross-entropy as the cost of coding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 the wrong distribution</w:t>
        </w:r>
      </w:ins>
    </w:p>
    <w:p>
      <w:pPr>
        <w:pStyle w:val="FirstParagraph"/>
      </w:pPr>
      <w:ins w:id="26" w:author="PR Preview" w:date="2026-01-01T00:00:00Z">
        <w:r>
          <w:t xml:space="preserve">The planned topics still to come are:</w:t>
        </w:r>
      </w:ins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1"/>
        </w:numPr>
      </w:pPr>
      <w:del w:id="27" w:author="PR Preview" w:date="2026-01-01T00:00:00Z">
        <w:r>
          <w:delText xml:space="preserve">source coding: the source coding theorem, Huffman and arithmetic codes</w:delText>
        </w:r>
      </w:del>
    </w:p>
    <w:p>
      <w:pPr>
        <w:pStyle w:val="Compact"/>
        <w:numPr>
          <w:ilvl w:val="0"/>
          <w:numId w:val="1002"/>
        </w:numPr>
      </w:pPr>
      <w:ins w:id="28" w:author="PR Preview" w:date="2026-01-01T00:00:00Z">
        <w:r>
          <w:t xml:space="preserve">Huffman and arithmetic codes</w:t>
        </w:r>
      </w:ins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ntropy.qmd" TargetMode="External"/><Relationship Id="rId12" Type="http://schemas.openxmlformats.org/officeDocument/2006/relationships/hyperlink" Target="https://morrison-lab.github.io/cds/" TargetMode="External"/><Relationship Id="rId11" Type="http://schemas.openxmlformats.org/officeDocument/2006/relationships/hyperlink" Target="https://morrison-lab.github.io/pds/expectation.html#sec-entropy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2026-10-12T09:23:36Z</dcterms:created>
  <dcterms:modified xsi:type="dcterms:W3CDTF">2026-10-12T09:23:36Z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